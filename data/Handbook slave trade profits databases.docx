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105E8C" w14:textId="3E5384B1" w:rsidR="00930840" w:rsidRPr="00D27E5F" w:rsidRDefault="00930840">
      <w:pPr>
        <w:rPr>
          <w:bCs/>
          <w:lang w:val="en-US"/>
        </w:rPr>
      </w:pPr>
      <w:r>
        <w:rPr>
          <w:b/>
          <w:lang w:val="en-US"/>
        </w:rPr>
        <w:t xml:space="preserve">General instructions: </w:t>
      </w:r>
      <w:r>
        <w:rPr>
          <w:bCs/>
          <w:lang w:val="en-US"/>
        </w:rPr>
        <w:t>Both files have to be saved as .csv files, comma separated. Use UTF-8 encoding. LibreOffice is a handy tool to do that. Do not use Excel: it will cause cross-platform encoding issues.</w:t>
      </w:r>
    </w:p>
    <w:p w14:paraId="28892BFC" w14:textId="77777777" w:rsidR="00930840" w:rsidRDefault="00930840">
      <w:pPr>
        <w:rPr>
          <w:b/>
          <w:lang w:val="en-US"/>
        </w:rPr>
      </w:pPr>
    </w:p>
    <w:p w14:paraId="453102CE" w14:textId="6007DBD4" w:rsidR="0047689C" w:rsidRDefault="00790231">
      <w:pPr>
        <w:rPr>
          <w:b/>
          <w:lang w:val="en-US"/>
        </w:rPr>
      </w:pPr>
      <w:r>
        <w:rPr>
          <w:b/>
          <w:lang w:val="en-US"/>
        </w:rPr>
        <w:t xml:space="preserve">For all fields: </w:t>
      </w:r>
      <w:r>
        <w:rPr>
          <w:lang w:val="en-US"/>
        </w:rPr>
        <w:t xml:space="preserve">No need to import information from TSTD, this will be done at a later stage – please just enter </w:t>
      </w:r>
      <w:proofErr w:type="gramStart"/>
      <w:r>
        <w:rPr>
          <w:lang w:val="en-US"/>
        </w:rPr>
        <w:t>TSTD:s</w:t>
      </w:r>
      <w:proofErr w:type="gramEnd"/>
      <w:r>
        <w:rPr>
          <w:lang w:val="en-US"/>
        </w:rPr>
        <w:t xml:space="preserve"> </w:t>
      </w:r>
      <w:proofErr w:type="spellStart"/>
      <w:r>
        <w:rPr>
          <w:lang w:val="en-US"/>
        </w:rPr>
        <w:t>VoyageID</w:t>
      </w:r>
      <w:proofErr w:type="spellEnd"/>
      <w:r>
        <w:rPr>
          <w:lang w:val="en-US"/>
        </w:rPr>
        <w:t xml:space="preserve"> in the designated field, enabling all relevant information to be imported at a later stage.</w:t>
      </w:r>
    </w:p>
    <w:p w14:paraId="56FC3285" w14:textId="77777777" w:rsidR="00790231" w:rsidRPr="001F5665" w:rsidRDefault="00790231">
      <w:pPr>
        <w:rPr>
          <w:b/>
          <w:lang w:val="en-US"/>
        </w:rPr>
      </w:pPr>
    </w:p>
    <w:p w14:paraId="04456DA9" w14:textId="77777777" w:rsidR="00410A0B" w:rsidRPr="00F40A82" w:rsidRDefault="00410A0B">
      <w:pPr>
        <w:rPr>
          <w:b/>
          <w:lang w:val="en-US"/>
        </w:rPr>
      </w:pPr>
      <w:r w:rsidRPr="00F40A82">
        <w:rPr>
          <w:b/>
          <w:lang w:val="en-US"/>
        </w:rPr>
        <w:t>VENTURE FILE</w:t>
      </w:r>
    </w:p>
    <w:p w14:paraId="25BDBF24" w14:textId="2F08B60F" w:rsidR="00790231" w:rsidRPr="00790231" w:rsidRDefault="00F40A82" w:rsidP="00790231">
      <w:pPr>
        <w:pStyle w:val="Paragraphedeliste"/>
        <w:numPr>
          <w:ilvl w:val="0"/>
          <w:numId w:val="17"/>
        </w:numPr>
        <w:rPr>
          <w:b/>
          <w:lang w:val="en-US"/>
        </w:rPr>
      </w:pPr>
      <w:proofErr w:type="spellStart"/>
      <w:r w:rsidRPr="00790231">
        <w:rPr>
          <w:b/>
          <w:lang w:val="en-US"/>
        </w:rPr>
        <w:t>VentureID</w:t>
      </w:r>
      <w:proofErr w:type="spellEnd"/>
      <w:r w:rsidRPr="00790231">
        <w:rPr>
          <w:b/>
          <w:lang w:val="en-US"/>
        </w:rPr>
        <w:t xml:space="preserve">: </w:t>
      </w:r>
      <w:r w:rsidRPr="00790231">
        <w:rPr>
          <w:lang w:val="en-US"/>
        </w:rPr>
        <w:t>We create a unique ID</w:t>
      </w:r>
      <w:r w:rsidR="00FC08F0">
        <w:rPr>
          <w:lang w:val="en-US"/>
        </w:rPr>
        <w:t xml:space="preserve"> per Venture:</w:t>
      </w:r>
      <w:r w:rsidRPr="00790231">
        <w:rPr>
          <w:lang w:val="en-US"/>
        </w:rPr>
        <w:t xml:space="preserve"> the initials of the one entering the data, followed by three digits. </w:t>
      </w:r>
      <w:r w:rsidR="00FC08F0">
        <w:rPr>
          <w:lang w:val="en-US"/>
        </w:rPr>
        <w:t xml:space="preserve">This </w:t>
      </w:r>
      <w:r w:rsidR="00A97377">
        <w:rPr>
          <w:lang w:val="en-US"/>
        </w:rPr>
        <w:t xml:space="preserve">ID </w:t>
      </w:r>
      <w:r w:rsidR="00FC08F0">
        <w:rPr>
          <w:lang w:val="en-US"/>
        </w:rPr>
        <w:t xml:space="preserve">is </w:t>
      </w:r>
      <w:r w:rsidRPr="00790231">
        <w:rPr>
          <w:lang w:val="en-US"/>
        </w:rPr>
        <w:t xml:space="preserve">to be used for all transactions related to </w:t>
      </w:r>
      <w:r w:rsidR="00FC08F0">
        <w:rPr>
          <w:lang w:val="en-US"/>
        </w:rPr>
        <w:t>the</w:t>
      </w:r>
      <w:r w:rsidR="00FC08F0" w:rsidRPr="00790231">
        <w:rPr>
          <w:lang w:val="en-US"/>
        </w:rPr>
        <w:t xml:space="preserve"> </w:t>
      </w:r>
      <w:r w:rsidRPr="00790231">
        <w:rPr>
          <w:lang w:val="en-US"/>
        </w:rPr>
        <w:t xml:space="preserve">venture in </w:t>
      </w:r>
      <w:r w:rsidR="00FC08F0">
        <w:rPr>
          <w:lang w:val="en-US"/>
        </w:rPr>
        <w:t>the cash flow file</w:t>
      </w:r>
      <w:r w:rsidRPr="00790231">
        <w:rPr>
          <w:lang w:val="en-US"/>
        </w:rPr>
        <w:t>.</w:t>
      </w:r>
    </w:p>
    <w:p w14:paraId="5596FA29" w14:textId="0D61CD63" w:rsidR="001F5665" w:rsidRPr="00790231" w:rsidRDefault="00410A0B" w:rsidP="00790231">
      <w:pPr>
        <w:pStyle w:val="Paragraphedeliste"/>
        <w:numPr>
          <w:ilvl w:val="0"/>
          <w:numId w:val="17"/>
        </w:numPr>
        <w:rPr>
          <w:b/>
          <w:lang w:val="en-US"/>
        </w:rPr>
      </w:pPr>
      <w:r w:rsidRPr="00790231">
        <w:rPr>
          <w:b/>
          <w:lang w:val="en-US"/>
        </w:rPr>
        <w:t>Type of venture</w:t>
      </w:r>
      <w:r w:rsidR="00790231" w:rsidRPr="00790231">
        <w:rPr>
          <w:b/>
          <w:lang w:val="en-US"/>
        </w:rPr>
        <w:t xml:space="preserve">: </w:t>
      </w:r>
      <w:r w:rsidR="00790231" w:rsidRPr="00790231">
        <w:rPr>
          <w:lang w:val="en-US"/>
        </w:rPr>
        <w:t xml:space="preserve">several options possible, including (but not only): </w:t>
      </w:r>
      <w:r w:rsidRPr="00790231">
        <w:rPr>
          <w:lang w:val="en-US"/>
        </w:rPr>
        <w:t>Voyage</w:t>
      </w:r>
      <w:r w:rsidR="00790231" w:rsidRPr="00790231">
        <w:rPr>
          <w:lang w:val="en-US"/>
        </w:rPr>
        <w:t xml:space="preserve">, </w:t>
      </w:r>
      <w:r w:rsidRPr="00790231">
        <w:rPr>
          <w:lang w:val="en-US"/>
        </w:rPr>
        <w:t>Ship</w:t>
      </w:r>
      <w:r w:rsidR="00790231" w:rsidRPr="00790231">
        <w:rPr>
          <w:lang w:val="en-US"/>
        </w:rPr>
        <w:t xml:space="preserve">, </w:t>
      </w:r>
      <w:r w:rsidR="001F5665" w:rsidRPr="00790231">
        <w:rPr>
          <w:lang w:val="en-US"/>
        </w:rPr>
        <w:t>Firm</w:t>
      </w:r>
      <w:r w:rsidR="00A97377">
        <w:rPr>
          <w:lang w:val="en-US"/>
        </w:rPr>
        <w:t>…</w:t>
      </w:r>
    </w:p>
    <w:p w14:paraId="5A343D65" w14:textId="27512BD1" w:rsidR="00790231" w:rsidRPr="00790231" w:rsidRDefault="00790231" w:rsidP="00790231">
      <w:pPr>
        <w:pStyle w:val="Paragraphedeliste"/>
        <w:numPr>
          <w:ilvl w:val="0"/>
          <w:numId w:val="17"/>
        </w:numPr>
        <w:rPr>
          <w:b/>
          <w:lang w:val="en-US"/>
        </w:rPr>
      </w:pPr>
      <w:proofErr w:type="spellStart"/>
      <w:r>
        <w:rPr>
          <w:b/>
          <w:lang w:val="en-US"/>
        </w:rPr>
        <w:t>Retransciber</w:t>
      </w:r>
      <w:proofErr w:type="spellEnd"/>
      <w:r>
        <w:rPr>
          <w:b/>
          <w:lang w:val="en-US"/>
        </w:rPr>
        <w:t xml:space="preserve">: </w:t>
      </w:r>
      <w:r>
        <w:rPr>
          <w:lang w:val="en-US"/>
        </w:rPr>
        <w:t>Name of the person entering the data in the database.</w:t>
      </w:r>
    </w:p>
    <w:p w14:paraId="700AB748" w14:textId="7C3D321D" w:rsidR="00790231" w:rsidRPr="004B7CB4" w:rsidRDefault="00790231" w:rsidP="00790231">
      <w:pPr>
        <w:pStyle w:val="Paragraphedeliste"/>
        <w:numPr>
          <w:ilvl w:val="0"/>
          <w:numId w:val="17"/>
        </w:numPr>
        <w:rPr>
          <w:b/>
          <w:lang w:val="en-US"/>
        </w:rPr>
      </w:pPr>
      <w:r>
        <w:rPr>
          <w:b/>
          <w:lang w:val="en-US"/>
        </w:rPr>
        <w:t xml:space="preserve">Perspective of source: </w:t>
      </w:r>
      <w:r w:rsidRPr="00790231">
        <w:rPr>
          <w:lang w:val="en-US"/>
        </w:rPr>
        <w:t>several options possible, including (but not only):</w:t>
      </w:r>
      <w:r>
        <w:rPr>
          <w:lang w:val="en-US"/>
        </w:rPr>
        <w:t xml:space="preserve"> Firm, Owner, Investor, Active associate, Passive associate, Shareholder</w:t>
      </w:r>
      <w:r w:rsidR="00A97377">
        <w:rPr>
          <w:lang w:val="en-US"/>
        </w:rPr>
        <w:t>…</w:t>
      </w:r>
    </w:p>
    <w:p w14:paraId="17F80261" w14:textId="4BB2529B" w:rsidR="004B7CB4" w:rsidRPr="00790231" w:rsidRDefault="004B7CB4" w:rsidP="00790231">
      <w:pPr>
        <w:pStyle w:val="Paragraphedeliste"/>
        <w:numPr>
          <w:ilvl w:val="0"/>
          <w:numId w:val="17"/>
        </w:numPr>
        <w:rPr>
          <w:b/>
          <w:lang w:val="en-US"/>
        </w:rPr>
      </w:pPr>
      <w:r>
        <w:rPr>
          <w:b/>
          <w:lang w:val="en-US"/>
        </w:rPr>
        <w:t>Nationality</w:t>
      </w:r>
      <w:r w:rsidR="001C043C">
        <w:rPr>
          <w:b/>
          <w:lang w:val="en-US"/>
        </w:rPr>
        <w:t xml:space="preserve">. </w:t>
      </w:r>
      <w:r w:rsidR="001C043C">
        <w:rPr>
          <w:lang w:val="en-US"/>
        </w:rPr>
        <w:t xml:space="preserve">Nationality of the </w:t>
      </w:r>
      <w:r w:rsidR="00CB556D">
        <w:rPr>
          <w:lang w:val="en-US"/>
        </w:rPr>
        <w:t>source’s perspective</w:t>
      </w:r>
      <w:r w:rsidR="001C043C">
        <w:rPr>
          <w:lang w:val="en-US"/>
        </w:rPr>
        <w:t xml:space="preserve">. If </w:t>
      </w:r>
      <w:proofErr w:type="gramStart"/>
      <w:r w:rsidR="001C043C">
        <w:rPr>
          <w:lang w:val="en-US"/>
        </w:rPr>
        <w:t>complicated</w:t>
      </w:r>
      <w:proofErr w:type="gramEnd"/>
      <w:r w:rsidR="001C043C">
        <w:rPr>
          <w:lang w:val="en-US"/>
        </w:rPr>
        <w:t xml:space="preserve"> then specify in remarks-column.</w:t>
      </w:r>
    </w:p>
    <w:p w14:paraId="3DEBF8D4" w14:textId="31CFE52E" w:rsidR="00790231" w:rsidRPr="00D27E5F" w:rsidRDefault="00790231" w:rsidP="00790231">
      <w:pPr>
        <w:pStyle w:val="Paragraphedeliste"/>
        <w:numPr>
          <w:ilvl w:val="0"/>
          <w:numId w:val="17"/>
        </w:numPr>
        <w:rPr>
          <w:b/>
          <w:lang w:val="en-US"/>
        </w:rPr>
      </w:pPr>
      <w:r>
        <w:rPr>
          <w:b/>
          <w:lang w:val="en-US"/>
        </w:rPr>
        <w:t xml:space="preserve">Source: </w:t>
      </w:r>
      <w:r>
        <w:rPr>
          <w:lang w:val="en-US"/>
        </w:rPr>
        <w:t xml:space="preserve">Reference to </w:t>
      </w:r>
      <w:r w:rsidR="00A97377">
        <w:rPr>
          <w:lang w:val="en-US"/>
        </w:rPr>
        <w:t xml:space="preserve">the </w:t>
      </w:r>
      <w:r>
        <w:rPr>
          <w:lang w:val="en-US"/>
        </w:rPr>
        <w:t>primary and/or secondary sources, including page references, used for the entry.</w:t>
      </w:r>
    </w:p>
    <w:p w14:paraId="0F97F3C0" w14:textId="53F9B7B2" w:rsidR="00BE32E7" w:rsidRPr="00D27E5F" w:rsidRDefault="00BE32E7" w:rsidP="00BE32E7">
      <w:pPr>
        <w:pStyle w:val="Paragraphedeliste"/>
        <w:numPr>
          <w:ilvl w:val="0"/>
          <w:numId w:val="17"/>
        </w:numPr>
        <w:rPr>
          <w:b/>
          <w:lang w:val="en-US"/>
        </w:rPr>
      </w:pPr>
      <w:r>
        <w:rPr>
          <w:b/>
          <w:lang w:val="en-US"/>
        </w:rPr>
        <w:t xml:space="preserve">Date of primary source: </w:t>
      </w:r>
      <w:r>
        <w:rPr>
          <w:lang w:val="en-US"/>
        </w:rPr>
        <w:t>to be entered in the format YYYY-MM-DD.</w:t>
      </w:r>
    </w:p>
    <w:p w14:paraId="66DD7480" w14:textId="3905B642" w:rsidR="004B7CB4" w:rsidRPr="004B7CB4" w:rsidRDefault="00790231" w:rsidP="004B7CB4">
      <w:pPr>
        <w:pStyle w:val="Paragraphedeliste"/>
        <w:numPr>
          <w:ilvl w:val="0"/>
          <w:numId w:val="17"/>
        </w:numPr>
        <w:rPr>
          <w:b/>
          <w:lang w:val="en-US"/>
        </w:rPr>
      </w:pPr>
      <w:r>
        <w:rPr>
          <w:b/>
          <w:lang w:val="en-US"/>
        </w:rPr>
        <w:t xml:space="preserve">Name of the ship: </w:t>
      </w:r>
      <w:r>
        <w:rPr>
          <w:lang w:val="en-US"/>
        </w:rPr>
        <w:t xml:space="preserve">If </w:t>
      </w:r>
      <w:r w:rsidR="00A97377">
        <w:rPr>
          <w:lang w:val="en-US"/>
        </w:rPr>
        <w:t xml:space="preserve">the </w:t>
      </w:r>
      <w:r>
        <w:rPr>
          <w:lang w:val="en-US"/>
        </w:rPr>
        <w:t>venture refers to a ship/voyage, enter name of the ship if known from sources used.</w:t>
      </w:r>
    </w:p>
    <w:p w14:paraId="378C946C" w14:textId="18AEA3CA" w:rsidR="00790231" w:rsidRPr="00790231" w:rsidRDefault="00790231" w:rsidP="00790231">
      <w:pPr>
        <w:pStyle w:val="Paragraphedeliste"/>
        <w:numPr>
          <w:ilvl w:val="0"/>
          <w:numId w:val="17"/>
        </w:numPr>
        <w:rPr>
          <w:b/>
          <w:lang w:val="en-US"/>
        </w:rPr>
      </w:pPr>
      <w:r>
        <w:rPr>
          <w:b/>
          <w:lang w:val="en-US"/>
        </w:rPr>
        <w:t xml:space="preserve">Name of the captain: </w:t>
      </w:r>
      <w:r>
        <w:rPr>
          <w:lang w:val="en-US"/>
        </w:rPr>
        <w:t>as for “Name of the ship” above.</w:t>
      </w:r>
      <w:ins w:id="0" w:author="Guillaume DAUDIN" w:date="2023-01-11T13:55:00Z">
        <w:r w:rsidR="00B5609D">
          <w:rPr>
            <w:lang w:val="en-US"/>
          </w:rPr>
          <w:t xml:space="preserve"> </w:t>
        </w:r>
        <w:proofErr w:type="gramStart"/>
        <w:r w:rsidR="00B5609D">
          <w:rPr>
            <w:lang w:val="en-US"/>
          </w:rPr>
          <w:t>Format :</w:t>
        </w:r>
        <w:proofErr w:type="gramEnd"/>
        <w:r w:rsidR="00B5609D">
          <w:rPr>
            <w:lang w:val="en-US"/>
          </w:rPr>
          <w:t xml:space="preserve"> “Surname, first name”</w:t>
        </w:r>
      </w:ins>
      <w:ins w:id="1" w:author="GUILLAUME DAUDIN" w:date="2025-02-13T17:44:00Z">
        <w:r w:rsidR="00591F4E">
          <w:rPr>
            <w:lang w:val="en-US"/>
          </w:rPr>
          <w:t xml:space="preserve">. If multiple voyages, </w:t>
        </w:r>
        <w:r w:rsidR="00591F4E" w:rsidRPr="00210703">
          <w:rPr>
            <w:lang w:val="en-US"/>
          </w:rPr>
          <w:t>separate them by a “/”</w:t>
        </w:r>
        <w:r w:rsidR="00591F4E">
          <w:rPr>
            <w:lang w:val="en-US"/>
          </w:rPr>
          <w:t xml:space="preserve"> (even if it is the </w:t>
        </w:r>
      </w:ins>
      <w:ins w:id="2" w:author="GUILLAUME DAUDIN" w:date="2025-02-13T17:45:00Z">
        <w:r w:rsidR="00591F4E">
          <w:rPr>
            <w:lang w:val="en-US"/>
          </w:rPr>
          <w:t>same captain).</w:t>
        </w:r>
      </w:ins>
      <w:del w:id="3" w:author="Guillaume DAUDIN" w:date="2023-01-11T13:55:00Z">
        <w:r w:rsidDel="00B5609D">
          <w:rPr>
            <w:lang w:val="en-US"/>
          </w:rPr>
          <w:delText xml:space="preserve"> </w:delText>
        </w:r>
      </w:del>
    </w:p>
    <w:p w14:paraId="35F6A0B6" w14:textId="69C277EB" w:rsidR="00790231" w:rsidRPr="00F76802" w:rsidRDefault="00790231" w:rsidP="00790231">
      <w:pPr>
        <w:pStyle w:val="Paragraphedeliste"/>
        <w:numPr>
          <w:ilvl w:val="0"/>
          <w:numId w:val="17"/>
        </w:numPr>
        <w:rPr>
          <w:ins w:id="4" w:author="Klas Rönnbäck" w:date="2023-01-11T12:07:00Z"/>
          <w:b/>
          <w:lang w:val="en-US"/>
          <w:rPrChange w:id="5" w:author="Klas Rönnbäck" w:date="2023-01-11T12:07:00Z">
            <w:rPr>
              <w:ins w:id="6" w:author="Klas Rönnbäck" w:date="2023-01-11T12:07:00Z"/>
              <w:lang w:val="en-US"/>
            </w:rPr>
          </w:rPrChange>
        </w:rPr>
      </w:pPr>
      <w:r>
        <w:rPr>
          <w:b/>
          <w:lang w:val="en-US"/>
        </w:rPr>
        <w:t xml:space="preserve">Name of </w:t>
      </w:r>
      <w:del w:id="7" w:author="Klas Rönnbäck" w:date="2023-01-11T12:07:00Z">
        <w:r w:rsidDel="00F76802">
          <w:rPr>
            <w:b/>
            <w:lang w:val="en-US"/>
          </w:rPr>
          <w:delText>the owner or the outfitter</w:delText>
        </w:r>
      </w:del>
      <w:ins w:id="8" w:author="Klas Rönnbäck" w:date="2023-01-11T12:07:00Z">
        <w:r w:rsidR="00F76802">
          <w:rPr>
            <w:b/>
            <w:lang w:val="en-US"/>
          </w:rPr>
          <w:t>investor</w:t>
        </w:r>
      </w:ins>
      <w:r>
        <w:rPr>
          <w:b/>
          <w:lang w:val="en-US"/>
        </w:rPr>
        <w:t xml:space="preserve">: </w:t>
      </w:r>
      <w:r>
        <w:rPr>
          <w:lang w:val="en-US"/>
        </w:rPr>
        <w:t xml:space="preserve">as for “Name of the </w:t>
      </w:r>
      <w:del w:id="9" w:author="Guillaume DAUDIN" w:date="2023-01-11T13:55:00Z">
        <w:r w:rsidDel="00B5609D">
          <w:rPr>
            <w:lang w:val="en-US"/>
          </w:rPr>
          <w:delText>ship</w:delText>
        </w:r>
      </w:del>
      <w:ins w:id="10" w:author="Guillaume DAUDIN" w:date="2023-01-11T13:55:00Z">
        <w:r w:rsidR="00B5609D">
          <w:rPr>
            <w:lang w:val="en-US"/>
          </w:rPr>
          <w:t>captain</w:t>
        </w:r>
      </w:ins>
      <w:r>
        <w:rPr>
          <w:lang w:val="en-US"/>
        </w:rPr>
        <w:t xml:space="preserve">” above. </w:t>
      </w:r>
      <w:ins w:id="11" w:author="Guillaume DAUDIN" w:date="2023-01-11T13:56:00Z">
        <w:r w:rsidR="00B5609D">
          <w:rPr>
            <w:lang w:val="en-US"/>
          </w:rPr>
          <w:t>There could obviously be other investors.</w:t>
        </w:r>
      </w:ins>
    </w:p>
    <w:p w14:paraId="1C5E342E" w14:textId="6A2B38ED" w:rsidR="00F76802" w:rsidRPr="00790231" w:rsidRDefault="00F76802" w:rsidP="00790231">
      <w:pPr>
        <w:pStyle w:val="Paragraphedeliste"/>
        <w:numPr>
          <w:ilvl w:val="0"/>
          <w:numId w:val="17"/>
        </w:numPr>
        <w:rPr>
          <w:b/>
          <w:lang w:val="en-US"/>
        </w:rPr>
      </w:pPr>
      <w:ins w:id="12" w:author="Klas Rönnbäck" w:date="2023-01-11T12:07:00Z">
        <w:r>
          <w:rPr>
            <w:b/>
            <w:lang w:val="en-US"/>
          </w:rPr>
          <w:t xml:space="preserve">Name of outfitter: </w:t>
        </w:r>
        <w:r>
          <w:rPr>
            <w:lang w:val="en-US"/>
          </w:rPr>
          <w:t xml:space="preserve">as for “Name of </w:t>
        </w:r>
        <w:del w:id="13" w:author="Guillaume DAUDIN" w:date="2023-01-11T13:55:00Z">
          <w:r w:rsidDel="00B5609D">
            <w:rPr>
              <w:lang w:val="en-US"/>
            </w:rPr>
            <w:delText>the ship</w:delText>
          </w:r>
        </w:del>
      </w:ins>
      <w:ins w:id="14" w:author="Guillaume DAUDIN" w:date="2023-01-11T13:55:00Z">
        <w:r w:rsidR="00B5609D">
          <w:rPr>
            <w:lang w:val="en-US"/>
          </w:rPr>
          <w:t>the capta</w:t>
        </w:r>
      </w:ins>
      <w:ins w:id="15" w:author="Guillaume DAUDIN" w:date="2023-01-11T13:56:00Z">
        <w:r w:rsidR="00B5609D">
          <w:rPr>
            <w:lang w:val="en-US"/>
          </w:rPr>
          <w:t>in</w:t>
        </w:r>
      </w:ins>
      <w:ins w:id="16" w:author="Klas Rönnbäck" w:date="2023-01-11T12:07:00Z">
        <w:r>
          <w:rPr>
            <w:lang w:val="en-US"/>
          </w:rPr>
          <w:t>” above.</w:t>
        </w:r>
      </w:ins>
    </w:p>
    <w:p w14:paraId="0F00694A" w14:textId="52B88C7A" w:rsidR="00790231" w:rsidRPr="00790231" w:rsidRDefault="00790231" w:rsidP="00790231">
      <w:pPr>
        <w:pStyle w:val="Paragraphedeliste"/>
        <w:numPr>
          <w:ilvl w:val="0"/>
          <w:numId w:val="17"/>
        </w:numPr>
        <w:rPr>
          <w:b/>
          <w:lang w:val="en-US"/>
        </w:rPr>
      </w:pPr>
      <w:r>
        <w:rPr>
          <w:b/>
          <w:lang w:val="en-US"/>
        </w:rPr>
        <w:t xml:space="preserve">Number of voyages: </w:t>
      </w:r>
      <w:r w:rsidR="00A97377">
        <w:rPr>
          <w:lang w:val="en-US"/>
        </w:rPr>
        <w:t>number of slave trade voyages covered by the venture (1 if the venture is itself a voyage)</w:t>
      </w:r>
    </w:p>
    <w:p w14:paraId="2D7EEE0A" w14:textId="0CF20D99" w:rsidR="00790231" w:rsidRPr="00790231" w:rsidRDefault="00790231" w:rsidP="00790231">
      <w:pPr>
        <w:pStyle w:val="Paragraphedeliste"/>
        <w:numPr>
          <w:ilvl w:val="0"/>
          <w:numId w:val="17"/>
        </w:numPr>
        <w:rPr>
          <w:b/>
          <w:lang w:val="en-US"/>
        </w:rPr>
      </w:pPr>
      <w:r>
        <w:rPr>
          <w:b/>
          <w:lang w:val="en-US"/>
        </w:rPr>
        <w:t xml:space="preserve">Internal </w:t>
      </w:r>
      <w:proofErr w:type="spellStart"/>
      <w:r>
        <w:rPr>
          <w:b/>
          <w:lang w:val="en-US"/>
        </w:rPr>
        <w:t>crossref</w:t>
      </w:r>
      <w:proofErr w:type="spellEnd"/>
      <w:r>
        <w:rPr>
          <w:b/>
          <w:lang w:val="en-US"/>
        </w:rPr>
        <w:t xml:space="preserve">: </w:t>
      </w:r>
      <w:r>
        <w:rPr>
          <w:lang w:val="en-US"/>
        </w:rPr>
        <w:t xml:space="preserve">If the venture in question </w:t>
      </w:r>
      <w:r w:rsidR="00CC7155">
        <w:rPr>
          <w:lang w:val="en-US"/>
        </w:rPr>
        <w:t xml:space="preserve">is </w:t>
      </w:r>
      <w:r>
        <w:rPr>
          <w:lang w:val="en-US"/>
        </w:rPr>
        <w:t xml:space="preserve">somehow related to some other venture entered in the database, enter </w:t>
      </w:r>
      <w:proofErr w:type="spellStart"/>
      <w:r>
        <w:rPr>
          <w:lang w:val="en-US"/>
        </w:rPr>
        <w:t>ventureID</w:t>
      </w:r>
      <w:proofErr w:type="spellEnd"/>
      <w:r>
        <w:rPr>
          <w:lang w:val="en-US"/>
        </w:rPr>
        <w:t xml:space="preserve"> of that venture here. </w:t>
      </w:r>
      <w:r w:rsidR="00210703">
        <w:rPr>
          <w:lang w:val="en-US"/>
        </w:rPr>
        <w:t xml:space="preserve">If multiple </w:t>
      </w:r>
      <w:proofErr w:type="spellStart"/>
      <w:r w:rsidR="00210703">
        <w:rPr>
          <w:lang w:val="en-US"/>
        </w:rPr>
        <w:t>ventureID</w:t>
      </w:r>
      <w:proofErr w:type="spellEnd"/>
      <w:r w:rsidR="00210703">
        <w:rPr>
          <w:lang w:val="en-US"/>
        </w:rPr>
        <w:t xml:space="preserve">, separate them by a “/”. </w:t>
      </w:r>
      <w:r>
        <w:rPr>
          <w:lang w:val="en-US"/>
        </w:rPr>
        <w:t>Please note in “Various remarks” how the ventures are related.</w:t>
      </w:r>
      <w:r w:rsidR="00CC7155">
        <w:rPr>
          <w:lang w:val="en-US"/>
        </w:rPr>
        <w:t xml:space="preserve"> E.g. one venture could be a ship for which that made 5 voyages and another one </w:t>
      </w:r>
      <w:proofErr w:type="spellStart"/>
      <w:r w:rsidR="00CC7155">
        <w:rPr>
          <w:lang w:val="en-US"/>
        </w:rPr>
        <w:t>one</w:t>
      </w:r>
      <w:proofErr w:type="spellEnd"/>
      <w:r w:rsidR="00CC7155">
        <w:rPr>
          <w:lang w:val="en-US"/>
        </w:rPr>
        <w:t xml:space="preserve"> of these voyages (see the example of the Saint-Claude in the French data)</w:t>
      </w:r>
    </w:p>
    <w:p w14:paraId="1D1795A0" w14:textId="7A456218" w:rsidR="00790231" w:rsidRPr="00790231" w:rsidRDefault="00790231" w:rsidP="00790231">
      <w:pPr>
        <w:pStyle w:val="Paragraphedeliste"/>
        <w:numPr>
          <w:ilvl w:val="0"/>
          <w:numId w:val="17"/>
        </w:numPr>
        <w:rPr>
          <w:b/>
          <w:lang w:val="en-US"/>
        </w:rPr>
      </w:pPr>
      <w:r>
        <w:rPr>
          <w:b/>
          <w:lang w:val="en-US"/>
        </w:rPr>
        <w:t xml:space="preserve">Voyage-ID in TSTD: </w:t>
      </w:r>
      <w:r>
        <w:rPr>
          <w:lang w:val="en-US"/>
        </w:rPr>
        <w:t xml:space="preserve">Enter if voyage/ship is in the TSTD, to </w:t>
      </w:r>
      <w:r w:rsidR="00457934">
        <w:rPr>
          <w:lang w:val="en-US"/>
        </w:rPr>
        <w:t>be u</w:t>
      </w:r>
      <w:r>
        <w:rPr>
          <w:lang w:val="en-US"/>
        </w:rPr>
        <w:t>sed for linking information between the databases.</w:t>
      </w:r>
      <w:r w:rsidR="00210703">
        <w:rPr>
          <w:lang w:val="en-US"/>
        </w:rPr>
        <w:t xml:space="preserve"> </w:t>
      </w:r>
      <w:r w:rsidR="00210703" w:rsidRPr="00210703">
        <w:rPr>
          <w:lang w:val="en-US"/>
        </w:rPr>
        <w:t xml:space="preserve">If multiple </w:t>
      </w:r>
      <w:r w:rsidR="00210703">
        <w:rPr>
          <w:lang w:val="en-US"/>
        </w:rPr>
        <w:t>Voyage-ID</w:t>
      </w:r>
      <w:r w:rsidR="00210703" w:rsidRPr="00210703">
        <w:rPr>
          <w:lang w:val="en-US"/>
        </w:rPr>
        <w:t>, separate them by a “/”.</w:t>
      </w:r>
      <w:ins w:id="17" w:author="GUILLAUME DAUDIN" w:date="2025-02-13T17:46:00Z">
        <w:r w:rsidR="00CB5F9F">
          <w:rPr>
            <w:lang w:val="en-US"/>
          </w:rPr>
          <w:t xml:space="preserve"> If none found, input </w:t>
        </w:r>
      </w:ins>
      <w:ins w:id="18" w:author="GUILLAUME DAUDIN" w:date="2025-02-13T17:50:00Z">
        <w:r w:rsidR="00560289">
          <w:rPr>
            <w:lang w:val="en-US"/>
          </w:rPr>
          <w:t>nothing (but still include the “/”).</w:t>
        </w:r>
      </w:ins>
    </w:p>
    <w:p w14:paraId="506F0038" w14:textId="46BAA6F9" w:rsidR="0006292F" w:rsidRPr="0006292F" w:rsidRDefault="0006292F" w:rsidP="00790231">
      <w:pPr>
        <w:pStyle w:val="Paragraphedeliste"/>
        <w:numPr>
          <w:ilvl w:val="0"/>
          <w:numId w:val="17"/>
        </w:numPr>
        <w:rPr>
          <w:b/>
          <w:highlight w:val="yellow"/>
          <w:lang w:val="en-US"/>
        </w:rPr>
      </w:pPr>
      <w:r w:rsidRPr="0006292F">
        <w:rPr>
          <w:b/>
          <w:highlight w:val="yellow"/>
          <w:lang w:val="en-US"/>
        </w:rPr>
        <w:t xml:space="preserve">Place of outfitting: </w:t>
      </w:r>
      <w:r w:rsidRPr="0006292F">
        <w:rPr>
          <w:highlight w:val="yellow"/>
          <w:lang w:val="en-US"/>
        </w:rPr>
        <w:t xml:space="preserve">if data refers to a voyage; </w:t>
      </w:r>
      <w:r w:rsidR="00560E97">
        <w:rPr>
          <w:highlight w:val="yellow"/>
          <w:lang w:val="en-US"/>
        </w:rPr>
        <w:t>place (port/region/</w:t>
      </w:r>
      <w:r w:rsidRPr="0006292F">
        <w:rPr>
          <w:highlight w:val="yellow"/>
          <w:lang w:val="en-US"/>
        </w:rPr>
        <w:t xml:space="preserve">country, depending on how specific </w:t>
      </w:r>
      <w:r>
        <w:rPr>
          <w:highlight w:val="yellow"/>
          <w:lang w:val="en-US"/>
        </w:rPr>
        <w:t xml:space="preserve">the </w:t>
      </w:r>
      <w:r w:rsidRPr="0006292F">
        <w:rPr>
          <w:highlight w:val="yellow"/>
          <w:lang w:val="en-US"/>
        </w:rPr>
        <w:t>information available</w:t>
      </w:r>
      <w:r>
        <w:rPr>
          <w:highlight w:val="yellow"/>
          <w:lang w:val="en-US"/>
        </w:rPr>
        <w:t xml:space="preserve"> is</w:t>
      </w:r>
      <w:r w:rsidRPr="0006292F">
        <w:rPr>
          <w:highlight w:val="yellow"/>
          <w:lang w:val="en-US"/>
        </w:rPr>
        <w:t>) where ship was outfitted.</w:t>
      </w:r>
    </w:p>
    <w:p w14:paraId="24D2C0AB" w14:textId="02D8C0F4" w:rsidR="00790231" w:rsidRPr="00790231" w:rsidRDefault="00790231" w:rsidP="00790231">
      <w:pPr>
        <w:pStyle w:val="Paragraphedeliste"/>
        <w:numPr>
          <w:ilvl w:val="0"/>
          <w:numId w:val="17"/>
        </w:numPr>
        <w:rPr>
          <w:b/>
          <w:lang w:val="en-US"/>
        </w:rPr>
      </w:pPr>
      <w:r>
        <w:rPr>
          <w:b/>
          <w:lang w:val="en-US"/>
        </w:rPr>
        <w:t xml:space="preserve">Place of Purchase: </w:t>
      </w:r>
      <w:r>
        <w:rPr>
          <w:lang w:val="en-US"/>
        </w:rPr>
        <w:t xml:space="preserve">Port(s) and region(s) of slave purchases in Africa, </w:t>
      </w:r>
      <w:r w:rsidR="00457934">
        <w:rPr>
          <w:lang w:val="en-US"/>
        </w:rPr>
        <w:t>if known from sources used</w:t>
      </w:r>
      <w:r>
        <w:rPr>
          <w:lang w:val="en-US"/>
        </w:rPr>
        <w:t xml:space="preserve">. </w:t>
      </w:r>
    </w:p>
    <w:p w14:paraId="361B5530" w14:textId="5F631A77" w:rsidR="00790231" w:rsidRPr="00457934" w:rsidRDefault="00790231" w:rsidP="00790231">
      <w:pPr>
        <w:pStyle w:val="Paragraphedeliste"/>
        <w:numPr>
          <w:ilvl w:val="0"/>
          <w:numId w:val="17"/>
        </w:numPr>
        <w:rPr>
          <w:b/>
          <w:lang w:val="en-US"/>
        </w:rPr>
      </w:pPr>
      <w:r>
        <w:rPr>
          <w:b/>
          <w:lang w:val="en-US"/>
        </w:rPr>
        <w:t>Place of Disembarkation:</w:t>
      </w:r>
      <w:r>
        <w:rPr>
          <w:lang w:val="en-US"/>
        </w:rPr>
        <w:t xml:space="preserve"> Port(s) and/or region(s) of slave sale(s) in Africa</w:t>
      </w:r>
      <w:r w:rsidR="00457934">
        <w:rPr>
          <w:lang w:val="en-US"/>
        </w:rPr>
        <w:t>, if known from sources used</w:t>
      </w:r>
      <w:r>
        <w:rPr>
          <w:lang w:val="en-US"/>
        </w:rPr>
        <w:t>.</w:t>
      </w:r>
    </w:p>
    <w:p w14:paraId="03A544B2" w14:textId="45A22FAA" w:rsidR="00457934" w:rsidRPr="00457934" w:rsidRDefault="00457934" w:rsidP="00457934">
      <w:pPr>
        <w:pStyle w:val="Paragraphedeliste"/>
        <w:numPr>
          <w:ilvl w:val="0"/>
          <w:numId w:val="17"/>
        </w:numPr>
        <w:rPr>
          <w:b/>
          <w:lang w:val="en-US"/>
        </w:rPr>
      </w:pPr>
      <w:r>
        <w:rPr>
          <w:b/>
          <w:lang w:val="en-US"/>
        </w:rPr>
        <w:t xml:space="preserve">Date of Departure from </w:t>
      </w:r>
      <w:r w:rsidR="006C5F30" w:rsidRPr="006C5F30">
        <w:rPr>
          <w:b/>
          <w:highlight w:val="yellow"/>
          <w:lang w:val="en-US"/>
        </w:rPr>
        <w:t>port of outfitting</w:t>
      </w:r>
      <w:r>
        <w:rPr>
          <w:b/>
          <w:lang w:val="en-US"/>
        </w:rPr>
        <w:t xml:space="preserve">: </w:t>
      </w:r>
      <w:r>
        <w:rPr>
          <w:lang w:val="en-US"/>
        </w:rPr>
        <w:t>to be entered in the format YYYY-MM-DD.</w:t>
      </w:r>
    </w:p>
    <w:p w14:paraId="2B955D14" w14:textId="7CD1C680" w:rsidR="00457934" w:rsidRDefault="00457934" w:rsidP="00457934">
      <w:pPr>
        <w:pStyle w:val="Paragraphedeliste"/>
        <w:numPr>
          <w:ilvl w:val="0"/>
          <w:numId w:val="17"/>
        </w:numPr>
        <w:rPr>
          <w:b/>
          <w:lang w:val="en-US"/>
        </w:rPr>
      </w:pPr>
      <w:r>
        <w:rPr>
          <w:b/>
          <w:lang w:val="en-US"/>
        </w:rPr>
        <w:t xml:space="preserve">Date trade began in Africa: </w:t>
      </w:r>
      <w:r>
        <w:rPr>
          <w:lang w:val="en-US"/>
        </w:rPr>
        <w:t>to be entered in the format YYYY-MM-DD.</w:t>
      </w:r>
    </w:p>
    <w:p w14:paraId="41F00C1D" w14:textId="2997B8BF" w:rsidR="00457934" w:rsidRPr="00457934" w:rsidRDefault="00457934" w:rsidP="00457934">
      <w:pPr>
        <w:pStyle w:val="Paragraphedeliste"/>
        <w:numPr>
          <w:ilvl w:val="0"/>
          <w:numId w:val="17"/>
        </w:numPr>
        <w:rPr>
          <w:b/>
          <w:lang w:val="en-US"/>
        </w:rPr>
      </w:pPr>
      <w:r>
        <w:rPr>
          <w:b/>
          <w:lang w:val="en-US"/>
        </w:rPr>
        <w:lastRenderedPageBreak/>
        <w:t xml:space="preserve">Date of departure from Africa: </w:t>
      </w:r>
      <w:r>
        <w:rPr>
          <w:lang w:val="en-US"/>
        </w:rPr>
        <w:t>to be entered in the format YYYY-MM-DD.</w:t>
      </w:r>
    </w:p>
    <w:p w14:paraId="3C973F18" w14:textId="3A2CB572" w:rsidR="00457934" w:rsidRPr="00457934" w:rsidRDefault="00457934" w:rsidP="00457934">
      <w:pPr>
        <w:pStyle w:val="Paragraphedeliste"/>
        <w:numPr>
          <w:ilvl w:val="0"/>
          <w:numId w:val="17"/>
        </w:numPr>
        <w:rPr>
          <w:b/>
          <w:lang w:val="en-US"/>
        </w:rPr>
      </w:pPr>
      <w:r>
        <w:rPr>
          <w:b/>
          <w:lang w:val="en-US"/>
        </w:rPr>
        <w:t xml:space="preserve">Date vessel arrived with slaves: </w:t>
      </w:r>
      <w:r>
        <w:rPr>
          <w:lang w:val="en-US"/>
        </w:rPr>
        <w:t>to be entered in the format YYYY-MM-DD.</w:t>
      </w:r>
    </w:p>
    <w:p w14:paraId="6039B92B" w14:textId="75FE01A1" w:rsidR="00457934" w:rsidRPr="00D27E5F" w:rsidRDefault="00457934" w:rsidP="00457934">
      <w:pPr>
        <w:pStyle w:val="Paragraphedeliste"/>
        <w:numPr>
          <w:ilvl w:val="0"/>
          <w:numId w:val="17"/>
        </w:numPr>
        <w:rPr>
          <w:b/>
          <w:lang w:val="en-US"/>
        </w:rPr>
      </w:pPr>
      <w:r>
        <w:rPr>
          <w:b/>
          <w:lang w:val="en-US"/>
        </w:rPr>
        <w:t xml:space="preserve">Date of return to </w:t>
      </w:r>
      <w:r w:rsidR="006C5F30" w:rsidRPr="006C5F30">
        <w:rPr>
          <w:b/>
          <w:highlight w:val="yellow"/>
          <w:lang w:val="en-US"/>
        </w:rPr>
        <w:t>port of outfitting</w:t>
      </w:r>
      <w:r>
        <w:rPr>
          <w:b/>
          <w:lang w:val="en-US"/>
        </w:rPr>
        <w:t xml:space="preserve">: </w:t>
      </w:r>
      <w:r>
        <w:rPr>
          <w:lang w:val="en-US"/>
        </w:rPr>
        <w:t>to be entered in the format YYYY-MM-DD.</w:t>
      </w:r>
    </w:p>
    <w:p w14:paraId="789C7F86" w14:textId="1BFA5708" w:rsidR="00BE32E7" w:rsidRPr="00457934" w:rsidRDefault="00BE32E7" w:rsidP="00457934">
      <w:pPr>
        <w:pStyle w:val="Paragraphedeliste"/>
        <w:numPr>
          <w:ilvl w:val="0"/>
          <w:numId w:val="17"/>
        </w:numPr>
        <w:rPr>
          <w:b/>
          <w:lang w:val="en-US"/>
        </w:rPr>
      </w:pPr>
      <w:r>
        <w:rPr>
          <w:b/>
          <w:lang w:val="en-US"/>
        </w:rPr>
        <w:t xml:space="preserve">Date of primary source: </w:t>
      </w:r>
      <w:r>
        <w:rPr>
          <w:lang w:val="en-US"/>
        </w:rPr>
        <w:t>to be entered in the format YYYY-MM-DD.</w:t>
      </w:r>
    </w:p>
    <w:p w14:paraId="1CA021BD" w14:textId="502E6279" w:rsidR="00457934" w:rsidRPr="00457934" w:rsidRDefault="00457934" w:rsidP="00457934">
      <w:pPr>
        <w:pStyle w:val="Paragraphedeliste"/>
        <w:numPr>
          <w:ilvl w:val="0"/>
          <w:numId w:val="17"/>
        </w:numPr>
        <w:rPr>
          <w:b/>
          <w:lang w:val="en-US"/>
        </w:rPr>
      </w:pPr>
      <w:r>
        <w:rPr>
          <w:b/>
          <w:lang w:val="en-US"/>
        </w:rPr>
        <w:t xml:space="preserve">Number of slaves purchased: </w:t>
      </w:r>
      <w:r>
        <w:rPr>
          <w:lang w:val="en-US"/>
        </w:rPr>
        <w:t>to be entered if known from sources used.</w:t>
      </w:r>
    </w:p>
    <w:p w14:paraId="1E84ABE7" w14:textId="134E53EA" w:rsidR="00457934" w:rsidRPr="00457934" w:rsidRDefault="00457934" w:rsidP="00457934">
      <w:pPr>
        <w:pStyle w:val="Paragraphedeliste"/>
        <w:numPr>
          <w:ilvl w:val="0"/>
          <w:numId w:val="17"/>
        </w:numPr>
        <w:rPr>
          <w:b/>
          <w:lang w:val="en-US"/>
        </w:rPr>
      </w:pPr>
      <w:r>
        <w:rPr>
          <w:b/>
          <w:lang w:val="en-US"/>
        </w:rPr>
        <w:t xml:space="preserve">Number of slaves sold: </w:t>
      </w:r>
      <w:r w:rsidRPr="00D27E5F">
        <w:rPr>
          <w:bCs/>
          <w:lang w:val="en-US"/>
        </w:rPr>
        <w:t>to be entered</w:t>
      </w:r>
      <w:r>
        <w:rPr>
          <w:b/>
          <w:lang w:val="en-US"/>
        </w:rPr>
        <w:t xml:space="preserve"> </w:t>
      </w:r>
      <w:r>
        <w:rPr>
          <w:lang w:val="en-US"/>
        </w:rPr>
        <w:t>if known from sources used</w:t>
      </w:r>
    </w:p>
    <w:p w14:paraId="3EF5F885" w14:textId="224838CA" w:rsidR="00457934" w:rsidRPr="00457934" w:rsidRDefault="00457934" w:rsidP="00457934">
      <w:pPr>
        <w:pStyle w:val="Paragraphedeliste"/>
        <w:numPr>
          <w:ilvl w:val="0"/>
          <w:numId w:val="17"/>
        </w:numPr>
        <w:rPr>
          <w:b/>
          <w:lang w:val="en-US"/>
        </w:rPr>
      </w:pPr>
      <w:r>
        <w:rPr>
          <w:b/>
          <w:lang w:val="en-US"/>
        </w:rPr>
        <w:t xml:space="preserve">Share of ship: </w:t>
      </w:r>
      <w:r>
        <w:rPr>
          <w:lang w:val="en-US"/>
        </w:rPr>
        <w:t>specify how large a share of the ship that the source owned.</w:t>
      </w:r>
    </w:p>
    <w:p w14:paraId="47B75F2B" w14:textId="06BD7D20" w:rsidR="00457934" w:rsidRPr="00457934" w:rsidRDefault="00457934" w:rsidP="00457934">
      <w:pPr>
        <w:pStyle w:val="Paragraphedeliste"/>
        <w:numPr>
          <w:ilvl w:val="0"/>
          <w:numId w:val="17"/>
        </w:numPr>
        <w:rPr>
          <w:b/>
          <w:lang w:val="en-US"/>
        </w:rPr>
      </w:pPr>
      <w:r>
        <w:rPr>
          <w:b/>
          <w:lang w:val="en-US"/>
        </w:rPr>
        <w:t xml:space="preserve">Complete data on outlays? </w:t>
      </w:r>
      <w:r>
        <w:rPr>
          <w:lang w:val="en-US"/>
        </w:rPr>
        <w:t xml:space="preserve">Specify </w:t>
      </w:r>
      <w:r w:rsidR="00C66639">
        <w:rPr>
          <w:lang w:val="en-US"/>
        </w:rPr>
        <w:t>“y</w:t>
      </w:r>
      <w:r>
        <w:rPr>
          <w:lang w:val="en-US"/>
        </w:rPr>
        <w:t>es</w:t>
      </w:r>
      <w:r w:rsidR="00C66639">
        <w:rPr>
          <w:lang w:val="en-US"/>
        </w:rPr>
        <w:t>”</w:t>
      </w:r>
      <w:r>
        <w:rPr>
          <w:lang w:val="en-US"/>
        </w:rPr>
        <w:t xml:space="preserve">, </w:t>
      </w:r>
      <w:r w:rsidR="00C66639">
        <w:rPr>
          <w:lang w:val="en-US"/>
        </w:rPr>
        <w:t>“n</w:t>
      </w:r>
      <w:r>
        <w:rPr>
          <w:lang w:val="en-US"/>
        </w:rPr>
        <w:t>o</w:t>
      </w:r>
      <w:r w:rsidR="00C66639">
        <w:rPr>
          <w:lang w:val="en-US"/>
        </w:rPr>
        <w:t>”, “with estimates”</w:t>
      </w:r>
      <w:r>
        <w:rPr>
          <w:lang w:val="en-US"/>
        </w:rPr>
        <w:t xml:space="preserve"> or </w:t>
      </w:r>
      <w:r w:rsidR="00C66639">
        <w:rPr>
          <w:lang w:val="en-US"/>
        </w:rPr>
        <w:t>“u</w:t>
      </w:r>
      <w:r>
        <w:rPr>
          <w:lang w:val="en-US"/>
        </w:rPr>
        <w:t>nknown</w:t>
      </w:r>
      <w:r w:rsidR="00C66639">
        <w:rPr>
          <w:lang w:val="en-US"/>
        </w:rPr>
        <w:t>”</w:t>
      </w:r>
      <w:r>
        <w:rPr>
          <w:lang w:val="en-US"/>
        </w:rPr>
        <w:t xml:space="preserve">, depending on how complete the data in the sources used are. </w:t>
      </w:r>
      <w:r w:rsidR="00713FF5">
        <w:rPr>
          <w:lang w:val="en-US"/>
        </w:rPr>
        <w:t>(Complete is meant as giving total outlays, whatever the level of details in breaking down outlays in different items)</w:t>
      </w:r>
    </w:p>
    <w:p w14:paraId="72002740" w14:textId="1317DA08" w:rsidR="00457934" w:rsidRPr="00CB556D" w:rsidRDefault="00457934" w:rsidP="00457934">
      <w:pPr>
        <w:pStyle w:val="Paragraphedeliste"/>
        <w:numPr>
          <w:ilvl w:val="0"/>
          <w:numId w:val="17"/>
        </w:numPr>
        <w:rPr>
          <w:b/>
          <w:lang w:val="en-US"/>
        </w:rPr>
      </w:pPr>
      <w:r>
        <w:rPr>
          <w:b/>
          <w:lang w:val="en-US"/>
        </w:rPr>
        <w:t xml:space="preserve">Complete data on returns? </w:t>
      </w:r>
      <w:r>
        <w:rPr>
          <w:lang w:val="en-US"/>
        </w:rPr>
        <w:t>As for column described above.</w:t>
      </w:r>
    </w:p>
    <w:p w14:paraId="15142798" w14:textId="67B08706" w:rsidR="00CB556D" w:rsidRPr="00096149" w:rsidRDefault="00CB556D" w:rsidP="00457934">
      <w:pPr>
        <w:pStyle w:val="Paragraphedeliste"/>
        <w:numPr>
          <w:ilvl w:val="0"/>
          <w:numId w:val="17"/>
        </w:numPr>
        <w:rPr>
          <w:ins w:id="19" w:author="Guillaume DAUDIN" w:date="2023-11-09T20:30:00Z"/>
          <w:b/>
          <w:lang w:val="en-US"/>
          <w:rPrChange w:id="20" w:author="Guillaume DAUDIN" w:date="2023-11-09T20:30:00Z">
            <w:rPr>
              <w:ins w:id="21" w:author="Guillaume DAUDIN" w:date="2023-11-09T20:30:00Z"/>
              <w:lang w:val="en-US"/>
            </w:rPr>
          </w:rPrChange>
        </w:rPr>
      </w:pPr>
      <w:r>
        <w:rPr>
          <w:b/>
          <w:lang w:val="en-US"/>
        </w:rPr>
        <w:t>Profits reported in source</w:t>
      </w:r>
      <w:r w:rsidR="005E365C">
        <w:rPr>
          <w:b/>
          <w:lang w:val="en-US"/>
        </w:rPr>
        <w:t xml:space="preserve">: </w:t>
      </w:r>
      <w:r w:rsidR="003415AD">
        <w:rPr>
          <w:lang w:val="en-US"/>
        </w:rPr>
        <w:t>value if the profit is reported in the primary source employed.</w:t>
      </w:r>
    </w:p>
    <w:p w14:paraId="7A38D9ED" w14:textId="3E793CFF" w:rsidR="00096149" w:rsidRPr="00457934" w:rsidRDefault="00096149" w:rsidP="00457934">
      <w:pPr>
        <w:pStyle w:val="Paragraphedeliste"/>
        <w:numPr>
          <w:ilvl w:val="0"/>
          <w:numId w:val="17"/>
        </w:numPr>
        <w:rPr>
          <w:b/>
          <w:lang w:val="en-US"/>
        </w:rPr>
      </w:pPr>
      <w:ins w:id="22" w:author="Guillaume DAUDIN" w:date="2023-11-09T20:31:00Z">
        <w:r>
          <w:rPr>
            <w:b/>
            <w:lang w:val="en-US"/>
          </w:rPr>
          <w:t xml:space="preserve">Fate: </w:t>
        </w:r>
        <w:r>
          <w:rPr>
            <w:bCs/>
            <w:lang w:val="en-US"/>
          </w:rPr>
          <w:t xml:space="preserve">Numerical variable giving the </w:t>
        </w:r>
        <w:r>
          <w:rPr>
            <w:bCs/>
            <w:lang w:val="en-US"/>
          </w:rPr>
          <w:tab/>
          <w:t xml:space="preserve">fate of the venture according to the source. </w:t>
        </w:r>
      </w:ins>
      <w:ins w:id="23" w:author="Guillaume DAUDIN" w:date="2023-11-09T20:32:00Z">
        <w:r w:rsidRPr="00096149">
          <w:rPr>
            <w:bCs/>
            <w:lang w:val="en-US"/>
          </w:rPr>
          <w:t>1 "Voyage completed as intended" 2 "Original goal thwarted before disembarking slaves" 3 "Original goal thwarted after disembarking slaves" 4 "Unspecified/unknown"</w:t>
        </w:r>
      </w:ins>
    </w:p>
    <w:p w14:paraId="5CD1B396" w14:textId="2CFB808C" w:rsidR="00457934" w:rsidRPr="00457934" w:rsidRDefault="00457934" w:rsidP="00457934">
      <w:pPr>
        <w:pStyle w:val="Paragraphedeliste"/>
        <w:numPr>
          <w:ilvl w:val="0"/>
          <w:numId w:val="17"/>
        </w:numPr>
        <w:rPr>
          <w:b/>
          <w:lang w:val="en-US"/>
        </w:rPr>
      </w:pPr>
      <w:r>
        <w:rPr>
          <w:b/>
          <w:lang w:val="en-US"/>
        </w:rPr>
        <w:t xml:space="preserve">Various remarks: </w:t>
      </w:r>
      <w:r>
        <w:rPr>
          <w:lang w:val="en-US"/>
        </w:rPr>
        <w:t>Any other comments that might be useful to know about the venture in question.</w:t>
      </w:r>
    </w:p>
    <w:p w14:paraId="0EEF3C32" w14:textId="3D0061ED" w:rsidR="00410A0B" w:rsidRPr="001F5665" w:rsidRDefault="00457934">
      <w:pPr>
        <w:rPr>
          <w:b/>
          <w:lang w:val="en-US"/>
        </w:rPr>
      </w:pPr>
      <w:r>
        <w:rPr>
          <w:b/>
          <w:lang w:val="en-US"/>
        </w:rPr>
        <w:br w:type="page"/>
      </w:r>
      <w:r w:rsidR="00410A0B" w:rsidRPr="001F5665">
        <w:rPr>
          <w:b/>
          <w:lang w:val="en-US"/>
        </w:rPr>
        <w:lastRenderedPageBreak/>
        <w:t>CASH FLOW FILE</w:t>
      </w:r>
    </w:p>
    <w:p w14:paraId="05B096A7" w14:textId="1BF1072C" w:rsidR="00F40A82" w:rsidRPr="00F40A82" w:rsidRDefault="00F40A82" w:rsidP="00F40A82">
      <w:pPr>
        <w:pStyle w:val="Paragraphedeliste"/>
        <w:numPr>
          <w:ilvl w:val="0"/>
          <w:numId w:val="14"/>
        </w:numPr>
        <w:rPr>
          <w:lang w:val="en-US"/>
        </w:rPr>
      </w:pPr>
      <w:proofErr w:type="spellStart"/>
      <w:r w:rsidRPr="00F40A82">
        <w:rPr>
          <w:b/>
          <w:lang w:val="en-US"/>
        </w:rPr>
        <w:t>VentureID</w:t>
      </w:r>
      <w:proofErr w:type="spellEnd"/>
      <w:r w:rsidRPr="00F40A82">
        <w:rPr>
          <w:b/>
          <w:lang w:val="en-US"/>
        </w:rPr>
        <w:t xml:space="preserve">: </w:t>
      </w:r>
      <w:r>
        <w:rPr>
          <w:lang w:val="en-US"/>
        </w:rPr>
        <w:t>See comment for Venture File above</w:t>
      </w:r>
      <w:r w:rsidRPr="00F40A82">
        <w:rPr>
          <w:lang w:val="en-US"/>
        </w:rPr>
        <w:t>.</w:t>
      </w:r>
    </w:p>
    <w:p w14:paraId="6F4CBB1E" w14:textId="52B9958B" w:rsidR="0028242F" w:rsidRDefault="00EE7746" w:rsidP="0028242F">
      <w:pPr>
        <w:pStyle w:val="Paragraphedeliste"/>
        <w:numPr>
          <w:ilvl w:val="0"/>
          <w:numId w:val="14"/>
        </w:numPr>
        <w:rPr>
          <w:lang w:val="en-US"/>
        </w:rPr>
      </w:pPr>
      <w:r w:rsidRPr="0028242F">
        <w:rPr>
          <w:b/>
          <w:lang w:val="en-US"/>
        </w:rPr>
        <w:t>Type</w:t>
      </w:r>
      <w:r w:rsidR="0003194F" w:rsidRPr="0028242F">
        <w:rPr>
          <w:b/>
          <w:lang w:val="en-US"/>
        </w:rPr>
        <w:t xml:space="preserve"> of cash flow</w:t>
      </w:r>
      <w:r w:rsidR="006C7F0C" w:rsidRPr="0028242F">
        <w:rPr>
          <w:b/>
          <w:lang w:val="en-US"/>
        </w:rPr>
        <w:t xml:space="preserve">: </w:t>
      </w:r>
      <w:r w:rsidR="0028242F" w:rsidRPr="0028242F">
        <w:rPr>
          <w:b/>
          <w:lang w:val="en-US"/>
        </w:rPr>
        <w:t>t</w:t>
      </w:r>
      <w:r w:rsidR="0028242F" w:rsidRPr="0028242F">
        <w:rPr>
          <w:lang w:val="en-US"/>
        </w:rPr>
        <w:t xml:space="preserve">wo options </w:t>
      </w:r>
      <w:proofErr w:type="spellStart"/>
      <w:r w:rsidR="0028242F" w:rsidRPr="0028242F">
        <w:rPr>
          <w:lang w:val="en-US"/>
        </w:rPr>
        <w:t>possibl</w:t>
      </w:r>
      <w:proofErr w:type="spellEnd"/>
      <w:r w:rsidR="00CC7155">
        <w:rPr>
          <w:lang w:val="en-US"/>
        </w:rPr>
        <w:t>:</w:t>
      </w:r>
      <w:r w:rsidR="0028242F" w:rsidRPr="0028242F">
        <w:rPr>
          <w:lang w:val="en-US"/>
        </w:rPr>
        <w:t xml:space="preserve"> </w:t>
      </w:r>
      <w:r w:rsidRPr="0028242F">
        <w:rPr>
          <w:lang w:val="en-US"/>
        </w:rPr>
        <w:t>Expenditure</w:t>
      </w:r>
      <w:r w:rsidR="0028242F" w:rsidRPr="0028242F">
        <w:rPr>
          <w:lang w:val="en-US"/>
        </w:rPr>
        <w:t xml:space="preserve"> or </w:t>
      </w:r>
      <w:r w:rsidRPr="0028242F">
        <w:rPr>
          <w:lang w:val="en-US"/>
        </w:rPr>
        <w:t>Return</w:t>
      </w:r>
      <w:r w:rsidR="0028242F">
        <w:rPr>
          <w:lang w:val="en-US"/>
        </w:rPr>
        <w:t>.</w:t>
      </w:r>
    </w:p>
    <w:p w14:paraId="68434A62" w14:textId="3AEB4898" w:rsidR="009A6EEC" w:rsidRPr="0028242F" w:rsidRDefault="00EE7746" w:rsidP="0028242F">
      <w:pPr>
        <w:pStyle w:val="Paragraphedeliste"/>
        <w:numPr>
          <w:ilvl w:val="0"/>
          <w:numId w:val="14"/>
        </w:numPr>
        <w:rPr>
          <w:lang w:val="en-US"/>
        </w:rPr>
      </w:pPr>
      <w:r w:rsidRPr="0028242F">
        <w:rPr>
          <w:b/>
          <w:lang w:val="en-US"/>
        </w:rPr>
        <w:t>Specification</w:t>
      </w:r>
      <w:r w:rsidR="0047689C" w:rsidRPr="0028242F">
        <w:rPr>
          <w:b/>
          <w:lang w:val="en-US"/>
        </w:rPr>
        <w:t>:</w:t>
      </w:r>
    </w:p>
    <w:p w14:paraId="1139FD30" w14:textId="45F3404C" w:rsidR="00D01B16" w:rsidRDefault="00D01B16">
      <w:pPr>
        <w:rPr>
          <w:lang w:val="en-US"/>
        </w:rPr>
      </w:pPr>
      <w:r>
        <w:rPr>
          <w:lang w:val="en-US"/>
        </w:rPr>
        <w:t xml:space="preserve">Specification of the type of cash flow, if known. </w:t>
      </w:r>
      <w:r w:rsidR="00CC7155">
        <w:rPr>
          <w:lang w:val="en-US"/>
        </w:rPr>
        <w:t>There are n</w:t>
      </w:r>
      <w:r>
        <w:rPr>
          <w:lang w:val="en-US"/>
        </w:rPr>
        <w:t xml:space="preserve">o predetermined options in this field, so enter specification based on what is available in the source. Standardization will take place at </w:t>
      </w:r>
      <w:r w:rsidR="00CC7155">
        <w:rPr>
          <w:lang w:val="en-US"/>
        </w:rPr>
        <w:t xml:space="preserve">a later </w:t>
      </w:r>
      <w:r>
        <w:rPr>
          <w:lang w:val="en-US"/>
        </w:rPr>
        <w:t xml:space="preserve">stage of </w:t>
      </w:r>
      <w:r w:rsidR="00CC7155">
        <w:rPr>
          <w:lang w:val="en-US"/>
        </w:rPr>
        <w:t xml:space="preserve">the </w:t>
      </w:r>
      <w:r>
        <w:rPr>
          <w:lang w:val="en-US"/>
        </w:rPr>
        <w:t xml:space="preserve">analysis. If it suitable, it is however </w:t>
      </w:r>
      <w:r w:rsidR="00214137">
        <w:rPr>
          <w:lang w:val="en-US"/>
        </w:rPr>
        <w:t>suggested</w:t>
      </w:r>
      <w:r>
        <w:rPr>
          <w:lang w:val="en-US"/>
        </w:rPr>
        <w:t xml:space="preserve"> to use some of these categories:</w:t>
      </w:r>
    </w:p>
    <w:p w14:paraId="78896F42" w14:textId="77777777" w:rsidR="009A6EEC" w:rsidRPr="00EE023C" w:rsidRDefault="009A6EEC">
      <w:pPr>
        <w:rPr>
          <w:u w:val="single"/>
        </w:rPr>
      </w:pPr>
      <w:proofErr w:type="spellStart"/>
      <w:r w:rsidRPr="00EE023C">
        <w:rPr>
          <w:u w:val="single"/>
        </w:rPr>
        <w:t>Expenditure</w:t>
      </w:r>
      <w:r w:rsidR="00415CE0" w:rsidRPr="00EE023C">
        <w:rPr>
          <w:u w:val="single"/>
        </w:rPr>
        <w:t>s</w:t>
      </w:r>
      <w:proofErr w:type="spellEnd"/>
      <w:r w:rsidRPr="00EE023C">
        <w:rPr>
          <w:u w:val="single"/>
        </w:rPr>
        <w:t>:</w:t>
      </w:r>
    </w:p>
    <w:p w14:paraId="4B7E3920" w14:textId="61E07655" w:rsidR="001F52C4" w:rsidRPr="00D01B16" w:rsidRDefault="001F52C4" w:rsidP="001F52C4">
      <w:pPr>
        <w:pStyle w:val="Paragraphedeliste"/>
        <w:numPr>
          <w:ilvl w:val="0"/>
          <w:numId w:val="7"/>
        </w:numPr>
        <w:rPr>
          <w:lang w:val="en-US"/>
        </w:rPr>
      </w:pPr>
      <w:r w:rsidRPr="00D01B16">
        <w:rPr>
          <w:lang w:val="en-US"/>
        </w:rPr>
        <w:t xml:space="preserve">Total </w:t>
      </w:r>
      <w:proofErr w:type="gramStart"/>
      <w:r w:rsidR="00DA208C" w:rsidRPr="00D01B16">
        <w:rPr>
          <w:lang w:val="en-US"/>
        </w:rPr>
        <w:t>expenditure</w:t>
      </w:r>
      <w:r w:rsidRPr="00D01B16">
        <w:rPr>
          <w:lang w:val="en-US"/>
        </w:rPr>
        <w:t xml:space="preserve"> </w:t>
      </w:r>
      <w:r w:rsidR="00D01B16" w:rsidRPr="00D01B16">
        <w:rPr>
          <w:lang w:val="en-US"/>
        </w:rPr>
        <w:t xml:space="preserve"> (</w:t>
      </w:r>
      <w:proofErr w:type="gramEnd"/>
      <w:r w:rsidR="00D01B16" w:rsidRPr="001F5665">
        <w:rPr>
          <w:lang w:val="en-US"/>
        </w:rPr>
        <w:t xml:space="preserve">to be </w:t>
      </w:r>
      <w:r w:rsidR="00D01B16">
        <w:rPr>
          <w:lang w:val="en-US"/>
        </w:rPr>
        <w:t xml:space="preserve">used </w:t>
      </w:r>
      <w:r w:rsidR="00D01B16" w:rsidRPr="00D01B16">
        <w:rPr>
          <w:u w:val="single"/>
          <w:lang w:val="en-US"/>
        </w:rPr>
        <w:t>only</w:t>
      </w:r>
      <w:r w:rsidR="00D01B16" w:rsidRPr="001F5665">
        <w:rPr>
          <w:lang w:val="en-US"/>
        </w:rPr>
        <w:t xml:space="preserve"> if one positively knows the figure is the total expenses of venture/voyage</w:t>
      </w:r>
      <w:r w:rsidR="00D01B16">
        <w:rPr>
          <w:lang w:val="en-US"/>
        </w:rPr>
        <w:t>)</w:t>
      </w:r>
    </w:p>
    <w:p w14:paraId="44626E18" w14:textId="37F90258" w:rsidR="00082AC9" w:rsidRPr="001F5665" w:rsidRDefault="0003194F" w:rsidP="00EE7746">
      <w:pPr>
        <w:pStyle w:val="Paragraphedeliste"/>
        <w:numPr>
          <w:ilvl w:val="0"/>
          <w:numId w:val="7"/>
        </w:numPr>
        <w:rPr>
          <w:lang w:val="en-US"/>
        </w:rPr>
      </w:pPr>
      <w:r>
        <w:rPr>
          <w:lang w:val="en-US"/>
        </w:rPr>
        <w:t>Value of ship before departure</w:t>
      </w:r>
    </w:p>
    <w:p w14:paraId="0F267706" w14:textId="77777777" w:rsidR="00082AC9" w:rsidRPr="00EE023C" w:rsidRDefault="00082AC9" w:rsidP="00EE7746">
      <w:pPr>
        <w:pStyle w:val="Paragraphedeliste"/>
        <w:numPr>
          <w:ilvl w:val="0"/>
          <w:numId w:val="7"/>
        </w:numPr>
      </w:pPr>
      <w:r w:rsidRPr="00EE023C">
        <w:t xml:space="preserve">Rent </w:t>
      </w:r>
      <w:proofErr w:type="spellStart"/>
      <w:r w:rsidRPr="00EE023C">
        <w:t>of</w:t>
      </w:r>
      <w:proofErr w:type="spellEnd"/>
      <w:r w:rsidRPr="00EE023C">
        <w:t xml:space="preserve"> </w:t>
      </w:r>
      <w:proofErr w:type="spellStart"/>
      <w:r w:rsidRPr="00EE023C">
        <w:t>ship</w:t>
      </w:r>
      <w:proofErr w:type="spellEnd"/>
      <w:r w:rsidRPr="00EE023C">
        <w:t xml:space="preserve">, </w:t>
      </w:r>
      <w:proofErr w:type="spellStart"/>
      <w:r w:rsidRPr="00EE023C">
        <w:t>if</w:t>
      </w:r>
      <w:proofErr w:type="spellEnd"/>
      <w:r w:rsidRPr="00EE023C">
        <w:t xml:space="preserve"> </w:t>
      </w:r>
      <w:proofErr w:type="spellStart"/>
      <w:r w:rsidRPr="00EE023C">
        <w:t>rented</w:t>
      </w:r>
      <w:proofErr w:type="spellEnd"/>
    </w:p>
    <w:p w14:paraId="51B0CEA9" w14:textId="77777777" w:rsidR="00415CE0" w:rsidRPr="00EE023C" w:rsidRDefault="00415CE0" w:rsidP="00EE7746">
      <w:pPr>
        <w:pStyle w:val="Paragraphedeliste"/>
        <w:numPr>
          <w:ilvl w:val="0"/>
          <w:numId w:val="7"/>
        </w:numPr>
      </w:pPr>
      <w:proofErr w:type="spellStart"/>
      <w:r w:rsidRPr="00EE023C">
        <w:t>Outfitting</w:t>
      </w:r>
      <w:proofErr w:type="spellEnd"/>
      <w:r w:rsidR="00C42866">
        <w:t xml:space="preserve"> </w:t>
      </w:r>
      <w:proofErr w:type="spellStart"/>
      <w:r w:rsidR="00C42866">
        <w:t>costs</w:t>
      </w:r>
      <w:proofErr w:type="spellEnd"/>
    </w:p>
    <w:p w14:paraId="06F50D0E" w14:textId="77777777" w:rsidR="00415CE0" w:rsidRPr="00EE023C" w:rsidRDefault="009A6EEC" w:rsidP="00EE7746">
      <w:pPr>
        <w:pStyle w:val="Paragraphedeliste"/>
        <w:numPr>
          <w:ilvl w:val="0"/>
          <w:numId w:val="7"/>
        </w:numPr>
      </w:pPr>
      <w:proofErr w:type="spellStart"/>
      <w:r w:rsidRPr="00EE023C">
        <w:t>Trade</w:t>
      </w:r>
      <w:proofErr w:type="spellEnd"/>
      <w:r w:rsidRPr="00EE023C">
        <w:t xml:space="preserve"> </w:t>
      </w:r>
      <w:proofErr w:type="spellStart"/>
      <w:r w:rsidRPr="00EE023C">
        <w:t>cargo</w:t>
      </w:r>
      <w:proofErr w:type="spellEnd"/>
      <w:r w:rsidR="00C42866">
        <w:t xml:space="preserve"> </w:t>
      </w:r>
      <w:proofErr w:type="spellStart"/>
      <w:r w:rsidR="00C42866">
        <w:t>costs</w:t>
      </w:r>
      <w:proofErr w:type="spellEnd"/>
    </w:p>
    <w:p w14:paraId="02027588" w14:textId="77777777" w:rsidR="00415CE0" w:rsidRPr="00EE023C" w:rsidRDefault="009A6EEC" w:rsidP="00EE7746">
      <w:pPr>
        <w:pStyle w:val="Paragraphedeliste"/>
        <w:numPr>
          <w:ilvl w:val="0"/>
          <w:numId w:val="7"/>
        </w:numPr>
      </w:pPr>
      <w:r w:rsidRPr="00EE023C">
        <w:t xml:space="preserve">Insurance </w:t>
      </w:r>
      <w:proofErr w:type="spellStart"/>
      <w:r w:rsidRPr="00EE023C">
        <w:t>costs</w:t>
      </w:r>
      <w:proofErr w:type="spellEnd"/>
    </w:p>
    <w:p w14:paraId="336392A9" w14:textId="7B288546" w:rsidR="00415CE0" w:rsidRDefault="009A6EEC" w:rsidP="00EE7746">
      <w:pPr>
        <w:pStyle w:val="Paragraphedeliste"/>
        <w:numPr>
          <w:ilvl w:val="0"/>
          <w:numId w:val="7"/>
        </w:numPr>
      </w:pPr>
      <w:proofErr w:type="spellStart"/>
      <w:r w:rsidRPr="00EE023C">
        <w:t>Crew</w:t>
      </w:r>
      <w:proofErr w:type="spellEnd"/>
      <w:r w:rsidRPr="00EE023C">
        <w:t xml:space="preserve"> </w:t>
      </w:r>
      <w:proofErr w:type="spellStart"/>
      <w:r w:rsidRPr="00EE023C">
        <w:t>costs</w:t>
      </w:r>
      <w:proofErr w:type="spellEnd"/>
    </w:p>
    <w:p w14:paraId="1C2BCB68" w14:textId="1B521FC3" w:rsidR="00C07DF3" w:rsidRPr="00EE023C" w:rsidRDefault="00C07DF3" w:rsidP="00EE7746">
      <w:pPr>
        <w:pStyle w:val="Paragraphedeliste"/>
        <w:numPr>
          <w:ilvl w:val="0"/>
          <w:numId w:val="7"/>
        </w:numPr>
      </w:pPr>
      <w:r>
        <w:t xml:space="preserve">Commission </w:t>
      </w:r>
      <w:proofErr w:type="spellStart"/>
      <w:r>
        <w:t>fees</w:t>
      </w:r>
      <w:proofErr w:type="spellEnd"/>
    </w:p>
    <w:p w14:paraId="0DFE3657" w14:textId="282B35E0" w:rsidR="00415CE0" w:rsidRPr="001F5665" w:rsidRDefault="009A6EEC" w:rsidP="00EE7746">
      <w:pPr>
        <w:pStyle w:val="Paragraphedeliste"/>
        <w:numPr>
          <w:ilvl w:val="0"/>
          <w:numId w:val="7"/>
        </w:numPr>
        <w:rPr>
          <w:lang w:val="en-US"/>
        </w:rPr>
      </w:pPr>
      <w:r w:rsidRPr="001F5665">
        <w:rPr>
          <w:lang w:val="en-US"/>
        </w:rPr>
        <w:t>Trans</w:t>
      </w:r>
      <w:r w:rsidR="00415CE0" w:rsidRPr="001F5665">
        <w:rPr>
          <w:lang w:val="en-US"/>
        </w:rPr>
        <w:t>action costs</w:t>
      </w:r>
    </w:p>
    <w:p w14:paraId="6C776305" w14:textId="2BF7798D" w:rsidR="00415CE0" w:rsidRDefault="009A6EEC" w:rsidP="00EE7746">
      <w:pPr>
        <w:pStyle w:val="Paragraphedeliste"/>
        <w:numPr>
          <w:ilvl w:val="0"/>
          <w:numId w:val="7"/>
        </w:numPr>
        <w:rPr>
          <w:lang w:val="en-US"/>
        </w:rPr>
      </w:pPr>
      <w:r w:rsidRPr="001F5665">
        <w:rPr>
          <w:lang w:val="en-US"/>
        </w:rPr>
        <w:t>Other expenses</w:t>
      </w:r>
    </w:p>
    <w:p w14:paraId="4FFEF24F" w14:textId="0B4272B5" w:rsidR="0006292F" w:rsidRPr="0006292F" w:rsidRDefault="0006292F" w:rsidP="00EE7746">
      <w:pPr>
        <w:pStyle w:val="Paragraphedeliste"/>
        <w:numPr>
          <w:ilvl w:val="0"/>
          <w:numId w:val="7"/>
        </w:numPr>
        <w:rPr>
          <w:highlight w:val="yellow"/>
          <w:lang w:val="en-US"/>
        </w:rPr>
      </w:pPr>
      <w:r w:rsidRPr="0006292F">
        <w:rPr>
          <w:highlight w:val="yellow"/>
          <w:lang w:val="en-US"/>
        </w:rPr>
        <w:t>Taxes</w:t>
      </w:r>
    </w:p>
    <w:p w14:paraId="0F373F08" w14:textId="1A2BD1F2" w:rsidR="0006292F" w:rsidRPr="0006292F" w:rsidRDefault="0006292F" w:rsidP="00EE7746">
      <w:pPr>
        <w:pStyle w:val="Paragraphedeliste"/>
        <w:numPr>
          <w:ilvl w:val="0"/>
          <w:numId w:val="7"/>
        </w:numPr>
        <w:rPr>
          <w:highlight w:val="yellow"/>
          <w:lang w:val="en-US"/>
        </w:rPr>
      </w:pPr>
      <w:r w:rsidRPr="0006292F">
        <w:rPr>
          <w:highlight w:val="yellow"/>
          <w:lang w:val="en-US"/>
        </w:rPr>
        <w:t>License costs</w:t>
      </w:r>
    </w:p>
    <w:p w14:paraId="249C69C6" w14:textId="00CCFB92" w:rsidR="009A6EEC" w:rsidRPr="00D01B16" w:rsidRDefault="009A6EEC" w:rsidP="00D01B16">
      <w:pPr>
        <w:pStyle w:val="Paragraphedeliste"/>
        <w:numPr>
          <w:ilvl w:val="0"/>
          <w:numId w:val="7"/>
        </w:numPr>
      </w:pPr>
      <w:proofErr w:type="spellStart"/>
      <w:r w:rsidRPr="00EE023C">
        <w:t>Unspecified</w:t>
      </w:r>
      <w:proofErr w:type="spellEnd"/>
      <w:r w:rsidR="00F01E0F">
        <w:t xml:space="preserve"> in source</w:t>
      </w:r>
    </w:p>
    <w:p w14:paraId="57244AF4" w14:textId="77777777" w:rsidR="009A6EEC" w:rsidRPr="00EE023C" w:rsidRDefault="009A6EEC">
      <w:pPr>
        <w:rPr>
          <w:u w:val="single"/>
        </w:rPr>
      </w:pPr>
      <w:proofErr w:type="spellStart"/>
      <w:r w:rsidRPr="00EE023C">
        <w:rPr>
          <w:u w:val="single"/>
        </w:rPr>
        <w:t>Returns</w:t>
      </w:r>
      <w:proofErr w:type="spellEnd"/>
      <w:r w:rsidR="00415CE0" w:rsidRPr="00EE023C">
        <w:rPr>
          <w:u w:val="single"/>
        </w:rPr>
        <w:t>:</w:t>
      </w:r>
    </w:p>
    <w:p w14:paraId="265C6788" w14:textId="6C9A6AEA" w:rsidR="001F52C4" w:rsidRPr="00C93ED8" w:rsidRDefault="001F52C4" w:rsidP="001F52C4">
      <w:pPr>
        <w:pStyle w:val="Paragraphedeliste"/>
        <w:numPr>
          <w:ilvl w:val="0"/>
          <w:numId w:val="2"/>
        </w:numPr>
        <w:rPr>
          <w:lang w:val="en-US"/>
        </w:rPr>
      </w:pPr>
      <w:r w:rsidRPr="00C93ED8">
        <w:rPr>
          <w:lang w:val="en-US"/>
        </w:rPr>
        <w:t xml:space="preserve">Total </w:t>
      </w:r>
      <w:proofErr w:type="gramStart"/>
      <w:r w:rsidRPr="00C93ED8">
        <w:rPr>
          <w:lang w:val="en-US"/>
        </w:rPr>
        <w:t>returns</w:t>
      </w:r>
      <w:r w:rsidR="00EE023C" w:rsidRPr="00C93ED8">
        <w:rPr>
          <w:lang w:val="en-US"/>
        </w:rPr>
        <w:t xml:space="preserve"> </w:t>
      </w:r>
      <w:r w:rsidR="00C93ED8" w:rsidRPr="00C93ED8">
        <w:rPr>
          <w:lang w:val="en-US"/>
        </w:rPr>
        <w:t xml:space="preserve"> (</w:t>
      </w:r>
      <w:proofErr w:type="gramEnd"/>
      <w:r w:rsidR="00C93ED8" w:rsidRPr="001F5665">
        <w:rPr>
          <w:lang w:val="en-US"/>
        </w:rPr>
        <w:t xml:space="preserve">to be </w:t>
      </w:r>
      <w:r w:rsidR="00C93ED8">
        <w:rPr>
          <w:lang w:val="en-US"/>
        </w:rPr>
        <w:t>used</w:t>
      </w:r>
      <w:r w:rsidR="00C93ED8" w:rsidRPr="001F5665">
        <w:rPr>
          <w:lang w:val="en-US"/>
        </w:rPr>
        <w:t xml:space="preserve"> </w:t>
      </w:r>
      <w:r w:rsidR="00C93ED8" w:rsidRPr="0081491A">
        <w:rPr>
          <w:u w:val="single"/>
          <w:lang w:val="en-US"/>
        </w:rPr>
        <w:t>only</w:t>
      </w:r>
      <w:r w:rsidR="00C93ED8" w:rsidRPr="001F5665">
        <w:rPr>
          <w:lang w:val="en-US"/>
        </w:rPr>
        <w:t xml:space="preserve"> if one positively knows the figure is the total returns of venture/voyage</w:t>
      </w:r>
      <w:r w:rsidR="00C93ED8">
        <w:rPr>
          <w:lang w:val="en-US"/>
        </w:rPr>
        <w:t>)</w:t>
      </w:r>
    </w:p>
    <w:p w14:paraId="10D3BAFB" w14:textId="31069C67" w:rsidR="009A6EEC" w:rsidRPr="001F5665" w:rsidRDefault="009A6EEC" w:rsidP="00415CE0">
      <w:pPr>
        <w:pStyle w:val="Paragraphedeliste"/>
        <w:numPr>
          <w:ilvl w:val="0"/>
          <w:numId w:val="2"/>
        </w:numPr>
        <w:rPr>
          <w:lang w:val="en-US"/>
        </w:rPr>
      </w:pPr>
      <w:r w:rsidRPr="001F5665">
        <w:rPr>
          <w:lang w:val="en-US"/>
        </w:rPr>
        <w:t xml:space="preserve">Sale of slaves in America </w:t>
      </w:r>
      <w:r w:rsidR="00230732">
        <w:rPr>
          <w:lang w:val="en-US"/>
        </w:rPr>
        <w:t>(if method of remittance is unknown)</w:t>
      </w:r>
    </w:p>
    <w:p w14:paraId="25B8EB34" w14:textId="20E02663" w:rsidR="009A6EEC" w:rsidRPr="001F5665" w:rsidRDefault="009A6EEC" w:rsidP="00415CE0">
      <w:pPr>
        <w:pStyle w:val="Paragraphedeliste"/>
        <w:numPr>
          <w:ilvl w:val="0"/>
          <w:numId w:val="2"/>
        </w:numPr>
        <w:rPr>
          <w:lang w:val="en-US"/>
        </w:rPr>
      </w:pPr>
      <w:r w:rsidRPr="001F5665">
        <w:rPr>
          <w:lang w:val="en-US"/>
        </w:rPr>
        <w:t xml:space="preserve">Sale of </w:t>
      </w:r>
      <w:r w:rsidR="00415CE0" w:rsidRPr="001F5665">
        <w:rPr>
          <w:lang w:val="en-US"/>
        </w:rPr>
        <w:t>other</w:t>
      </w:r>
      <w:r w:rsidRPr="001F5665">
        <w:rPr>
          <w:lang w:val="en-US"/>
        </w:rPr>
        <w:t xml:space="preserve"> goods</w:t>
      </w:r>
      <w:r w:rsidR="00D930FC" w:rsidRPr="001F5665">
        <w:rPr>
          <w:lang w:val="en-US"/>
        </w:rPr>
        <w:t xml:space="preserve"> </w:t>
      </w:r>
      <w:r w:rsidR="008D6C66" w:rsidRPr="001F5665">
        <w:rPr>
          <w:lang w:val="en-US"/>
        </w:rPr>
        <w:t>(</w:t>
      </w:r>
      <w:r w:rsidR="00D930FC" w:rsidRPr="001F5665">
        <w:rPr>
          <w:lang w:val="en-US"/>
        </w:rPr>
        <w:t xml:space="preserve">in </w:t>
      </w:r>
      <w:r w:rsidR="008D6C66" w:rsidRPr="001F5665">
        <w:rPr>
          <w:lang w:val="en-US"/>
        </w:rPr>
        <w:t>E</w:t>
      </w:r>
      <w:r w:rsidR="00C7522F" w:rsidRPr="001F5665">
        <w:rPr>
          <w:lang w:val="en-US"/>
        </w:rPr>
        <w:t>urope</w:t>
      </w:r>
      <w:r w:rsidR="008D6C66" w:rsidRPr="001F5665">
        <w:rPr>
          <w:lang w:val="en-US"/>
        </w:rPr>
        <w:t>)</w:t>
      </w:r>
    </w:p>
    <w:p w14:paraId="4223F053" w14:textId="77777777" w:rsidR="009A6EEC" w:rsidRPr="00EE023C" w:rsidRDefault="00415CE0" w:rsidP="00415CE0">
      <w:pPr>
        <w:pStyle w:val="Paragraphedeliste"/>
        <w:numPr>
          <w:ilvl w:val="0"/>
          <w:numId w:val="2"/>
        </w:numPr>
      </w:pPr>
      <w:proofErr w:type="spellStart"/>
      <w:r w:rsidRPr="00EE023C">
        <w:t>Freight</w:t>
      </w:r>
      <w:proofErr w:type="spellEnd"/>
      <w:r w:rsidRPr="00EE023C">
        <w:t xml:space="preserve"> </w:t>
      </w:r>
      <w:proofErr w:type="spellStart"/>
      <w:r w:rsidRPr="00EE023C">
        <w:t>compensation</w:t>
      </w:r>
      <w:proofErr w:type="spellEnd"/>
    </w:p>
    <w:p w14:paraId="77C77019" w14:textId="77777777" w:rsidR="009A6EEC" w:rsidRPr="00EE023C" w:rsidRDefault="009A6EEC" w:rsidP="00415CE0">
      <w:pPr>
        <w:pStyle w:val="Paragraphedeliste"/>
        <w:numPr>
          <w:ilvl w:val="0"/>
          <w:numId w:val="2"/>
        </w:numPr>
      </w:pPr>
      <w:r w:rsidRPr="00EE023C">
        <w:t xml:space="preserve">Transport </w:t>
      </w:r>
      <w:proofErr w:type="spellStart"/>
      <w:r w:rsidRPr="00EE023C">
        <w:t>of</w:t>
      </w:r>
      <w:proofErr w:type="spellEnd"/>
      <w:r w:rsidRPr="00EE023C">
        <w:t xml:space="preserve"> </w:t>
      </w:r>
      <w:proofErr w:type="spellStart"/>
      <w:r w:rsidRPr="00EE023C">
        <w:t>passengers</w:t>
      </w:r>
      <w:proofErr w:type="spellEnd"/>
    </w:p>
    <w:p w14:paraId="39246804" w14:textId="77777777" w:rsidR="009A6EEC" w:rsidRPr="00EE023C" w:rsidRDefault="009A6EEC" w:rsidP="00415CE0">
      <w:pPr>
        <w:pStyle w:val="Paragraphedeliste"/>
        <w:numPr>
          <w:ilvl w:val="0"/>
          <w:numId w:val="2"/>
        </w:numPr>
      </w:pPr>
      <w:r w:rsidRPr="00EE023C">
        <w:t xml:space="preserve">Insurance </w:t>
      </w:r>
      <w:proofErr w:type="spellStart"/>
      <w:r w:rsidRPr="00EE023C">
        <w:t>payments</w:t>
      </w:r>
      <w:proofErr w:type="spellEnd"/>
    </w:p>
    <w:p w14:paraId="44B741E3" w14:textId="6FA4B84F" w:rsidR="009A6EEC" w:rsidRPr="00EE023C" w:rsidRDefault="004D3D0A" w:rsidP="00415CE0">
      <w:pPr>
        <w:pStyle w:val="Paragraphedeliste"/>
        <w:numPr>
          <w:ilvl w:val="0"/>
          <w:numId w:val="2"/>
        </w:numPr>
      </w:pPr>
      <w:proofErr w:type="spellStart"/>
      <w:r>
        <w:t>Value</w:t>
      </w:r>
      <w:proofErr w:type="spellEnd"/>
      <w:r>
        <w:t xml:space="preserve"> </w:t>
      </w:r>
      <w:proofErr w:type="spellStart"/>
      <w:r>
        <w:t>of</w:t>
      </w:r>
      <w:proofErr w:type="spellEnd"/>
      <w:r>
        <w:t xml:space="preserve"> </w:t>
      </w:r>
      <w:proofErr w:type="spellStart"/>
      <w:r>
        <w:t>ship</w:t>
      </w:r>
      <w:proofErr w:type="spellEnd"/>
      <w:r>
        <w:t xml:space="preserve"> </w:t>
      </w:r>
      <w:proofErr w:type="spellStart"/>
      <w:r>
        <w:t>after</w:t>
      </w:r>
      <w:proofErr w:type="spellEnd"/>
      <w:r>
        <w:t xml:space="preserve"> </w:t>
      </w:r>
      <w:proofErr w:type="spellStart"/>
      <w:r>
        <w:t>arrival</w:t>
      </w:r>
      <w:proofErr w:type="spellEnd"/>
    </w:p>
    <w:p w14:paraId="4567728A" w14:textId="1454177E" w:rsidR="009A6EEC" w:rsidRPr="001F5665" w:rsidRDefault="009A6EEC" w:rsidP="00415CE0">
      <w:pPr>
        <w:pStyle w:val="Paragraphedeliste"/>
        <w:numPr>
          <w:ilvl w:val="0"/>
          <w:numId w:val="2"/>
        </w:numPr>
        <w:rPr>
          <w:lang w:val="en-US"/>
        </w:rPr>
      </w:pPr>
      <w:r w:rsidRPr="001F5665">
        <w:rPr>
          <w:lang w:val="en-US"/>
        </w:rPr>
        <w:t>Other return</w:t>
      </w:r>
      <w:r w:rsidR="00415CE0" w:rsidRPr="001F5665">
        <w:rPr>
          <w:lang w:val="en-US"/>
        </w:rPr>
        <w:t>s</w:t>
      </w:r>
    </w:p>
    <w:p w14:paraId="1A5E6137" w14:textId="77777777" w:rsidR="0028242F" w:rsidRDefault="009A6EEC" w:rsidP="0028242F">
      <w:pPr>
        <w:pStyle w:val="Paragraphedeliste"/>
        <w:numPr>
          <w:ilvl w:val="0"/>
          <w:numId w:val="2"/>
        </w:numPr>
      </w:pPr>
      <w:proofErr w:type="spellStart"/>
      <w:r w:rsidRPr="00EE023C">
        <w:t>Unspecified</w:t>
      </w:r>
      <w:proofErr w:type="spellEnd"/>
      <w:r w:rsidR="00F01E0F">
        <w:t xml:space="preserve"> in source</w:t>
      </w:r>
    </w:p>
    <w:p w14:paraId="787414B5" w14:textId="77777777" w:rsidR="0028242F" w:rsidRDefault="0028242F" w:rsidP="0028242F">
      <w:pPr>
        <w:rPr>
          <w:b/>
          <w:lang w:val="en-US"/>
        </w:rPr>
      </w:pPr>
    </w:p>
    <w:p w14:paraId="09D8BBC5" w14:textId="73A0BC86" w:rsidR="0028242F" w:rsidRDefault="00735BF7" w:rsidP="0028242F">
      <w:pPr>
        <w:pStyle w:val="Paragraphedeliste"/>
        <w:numPr>
          <w:ilvl w:val="0"/>
          <w:numId w:val="14"/>
        </w:numPr>
        <w:rPr>
          <w:lang w:val="en-US"/>
        </w:rPr>
      </w:pPr>
      <w:r w:rsidRPr="0028242F">
        <w:rPr>
          <w:b/>
          <w:lang w:val="en-US"/>
        </w:rPr>
        <w:t>Value</w:t>
      </w:r>
      <w:r w:rsidR="0028242F" w:rsidRPr="0028242F">
        <w:rPr>
          <w:b/>
          <w:lang w:val="en-US"/>
        </w:rPr>
        <w:t xml:space="preserve">: </w:t>
      </w:r>
      <w:r w:rsidR="00C93ED8" w:rsidRPr="0028242F">
        <w:rPr>
          <w:lang w:val="en-US"/>
        </w:rPr>
        <w:t>Monetary</w:t>
      </w:r>
      <w:r w:rsidRPr="0028242F">
        <w:rPr>
          <w:lang w:val="en-US"/>
        </w:rPr>
        <w:t xml:space="preserve"> value</w:t>
      </w:r>
      <w:r w:rsidR="00C93ED8" w:rsidRPr="0028242F">
        <w:rPr>
          <w:lang w:val="en-US"/>
        </w:rPr>
        <w:t xml:space="preserve"> of the transaction</w:t>
      </w:r>
      <w:r w:rsidRPr="0028242F">
        <w:rPr>
          <w:lang w:val="en-US"/>
        </w:rPr>
        <w:t>.</w:t>
      </w:r>
      <w:r w:rsidR="00930840">
        <w:rPr>
          <w:lang w:val="en-US"/>
        </w:rPr>
        <w:t xml:space="preserve"> Use two digits of precision maximum.</w:t>
      </w:r>
    </w:p>
    <w:p w14:paraId="13DD2918" w14:textId="77777777" w:rsidR="0028242F" w:rsidRDefault="00A6662D" w:rsidP="0028242F">
      <w:pPr>
        <w:pStyle w:val="Paragraphedeliste"/>
        <w:numPr>
          <w:ilvl w:val="0"/>
          <w:numId w:val="14"/>
        </w:numPr>
        <w:rPr>
          <w:lang w:val="en-US"/>
        </w:rPr>
      </w:pPr>
      <w:r w:rsidRPr="0028242F">
        <w:rPr>
          <w:b/>
          <w:lang w:val="en-US"/>
        </w:rPr>
        <w:t>Means of payment/return</w:t>
      </w:r>
      <w:r w:rsidR="0028242F" w:rsidRPr="0028242F">
        <w:rPr>
          <w:b/>
          <w:lang w:val="en-US"/>
        </w:rPr>
        <w:t xml:space="preserve">: </w:t>
      </w:r>
      <w:r w:rsidR="0028242F" w:rsidRPr="0028242F">
        <w:rPr>
          <w:lang w:val="en-US"/>
        </w:rPr>
        <w:t>Two options available, C</w:t>
      </w:r>
      <w:r w:rsidRPr="0028242F">
        <w:rPr>
          <w:lang w:val="en-US"/>
        </w:rPr>
        <w:t>redit</w:t>
      </w:r>
      <w:r w:rsidR="0028242F" w:rsidRPr="0028242F">
        <w:rPr>
          <w:lang w:val="en-US"/>
        </w:rPr>
        <w:t xml:space="preserve"> or </w:t>
      </w:r>
      <w:r w:rsidRPr="0028242F">
        <w:rPr>
          <w:lang w:val="en-US"/>
        </w:rPr>
        <w:t>Cash</w:t>
      </w:r>
    </w:p>
    <w:p w14:paraId="3DAE3BC4" w14:textId="5EDC6D54" w:rsidR="0028242F" w:rsidRDefault="00526EBA" w:rsidP="0028242F">
      <w:pPr>
        <w:pStyle w:val="Paragraphedeliste"/>
        <w:numPr>
          <w:ilvl w:val="0"/>
          <w:numId w:val="14"/>
        </w:numPr>
        <w:rPr>
          <w:lang w:val="en-US"/>
        </w:rPr>
      </w:pPr>
      <w:r w:rsidRPr="0028242F">
        <w:rPr>
          <w:b/>
          <w:lang w:val="en-US"/>
        </w:rPr>
        <w:t xml:space="preserve">Intermediary </w:t>
      </w:r>
      <w:r w:rsidR="00A81001" w:rsidRPr="0028242F">
        <w:rPr>
          <w:b/>
          <w:lang w:val="en-US"/>
        </w:rPr>
        <w:t xml:space="preserve">trading </w:t>
      </w:r>
      <w:r w:rsidRPr="0028242F">
        <w:rPr>
          <w:b/>
          <w:lang w:val="en-US"/>
        </w:rPr>
        <w:t>operation</w:t>
      </w:r>
      <w:r w:rsidR="0028242F" w:rsidRPr="0028242F">
        <w:rPr>
          <w:b/>
          <w:lang w:val="en-US"/>
        </w:rPr>
        <w:t xml:space="preserve">: </w:t>
      </w:r>
      <w:r w:rsidR="00DC6320" w:rsidRPr="0028242F">
        <w:rPr>
          <w:lang w:val="en-US"/>
        </w:rPr>
        <w:t xml:space="preserve">Enter 1 if this is </w:t>
      </w:r>
      <w:proofErr w:type="gramStart"/>
      <w:r w:rsidR="00DC6320" w:rsidRPr="0028242F">
        <w:rPr>
          <w:lang w:val="en-US"/>
        </w:rPr>
        <w:t>a</w:t>
      </w:r>
      <w:proofErr w:type="gramEnd"/>
      <w:r w:rsidR="00DC6320" w:rsidRPr="0028242F">
        <w:rPr>
          <w:lang w:val="en-US"/>
        </w:rPr>
        <w:t xml:space="preserve"> </w:t>
      </w:r>
      <w:r w:rsidR="004C2EA9" w:rsidRPr="0028242F">
        <w:rPr>
          <w:lang w:val="en-US"/>
        </w:rPr>
        <w:t>expense/return during voyage as an intermediary step</w:t>
      </w:r>
      <w:r w:rsidR="00C93ED8" w:rsidRPr="0028242F">
        <w:rPr>
          <w:lang w:val="en-US"/>
        </w:rPr>
        <w:t xml:space="preserve"> in the trading</w:t>
      </w:r>
      <w:r w:rsidR="00CC7155">
        <w:rPr>
          <w:lang w:val="en-US"/>
        </w:rPr>
        <w:t xml:space="preserve"> operation</w:t>
      </w:r>
      <w:r w:rsidR="004C2EA9" w:rsidRPr="0028242F">
        <w:rPr>
          <w:lang w:val="en-US"/>
        </w:rPr>
        <w:t>.</w:t>
      </w:r>
      <w:r w:rsidR="00C93ED8" w:rsidRPr="0028242F">
        <w:rPr>
          <w:lang w:val="en-US"/>
        </w:rPr>
        <w:t xml:space="preserve"> </w:t>
      </w:r>
      <w:r w:rsidR="00BE32E7">
        <w:rPr>
          <w:lang w:val="en-US"/>
        </w:rPr>
        <w:t>Enter 0 otherwise</w:t>
      </w:r>
      <w:r w:rsidR="00C93ED8" w:rsidRPr="0028242F">
        <w:rPr>
          <w:lang w:val="en-US"/>
        </w:rPr>
        <w:t>.</w:t>
      </w:r>
    </w:p>
    <w:p w14:paraId="280E268A" w14:textId="19F6CFFE" w:rsidR="0028242F" w:rsidRDefault="0028242F" w:rsidP="0028242F">
      <w:pPr>
        <w:pStyle w:val="Paragraphedeliste"/>
        <w:numPr>
          <w:ilvl w:val="0"/>
          <w:numId w:val="14"/>
        </w:numPr>
        <w:rPr>
          <w:ins w:id="24" w:author="Guillaume DAUDIN" w:date="2022-10-20T16:03:00Z"/>
          <w:lang w:val="en-US"/>
        </w:rPr>
      </w:pPr>
      <w:del w:id="25" w:author="Guillaume DAUDIN" w:date="2022-10-20T16:02:00Z">
        <w:r w:rsidRPr="0028242F" w:rsidDel="00ED2F2C">
          <w:rPr>
            <w:b/>
            <w:lang w:val="en-US"/>
          </w:rPr>
          <w:delText>Estimate</w:delText>
        </w:r>
      </w:del>
      <w:ins w:id="26" w:author="Guillaume DAUDIN" w:date="2022-10-20T16:02:00Z">
        <w:r w:rsidR="00ED2F2C">
          <w:rPr>
            <w:b/>
            <w:lang w:val="en-US"/>
          </w:rPr>
          <w:t>Hypothesis</w:t>
        </w:r>
      </w:ins>
      <w:r w:rsidRPr="0028242F">
        <w:rPr>
          <w:b/>
          <w:lang w:val="en-US"/>
        </w:rPr>
        <w:t xml:space="preserve">: </w:t>
      </w:r>
      <w:del w:id="27" w:author="Guillaume DAUDIN" w:date="2022-10-20T16:02:00Z">
        <w:r w:rsidR="00735BF7" w:rsidRPr="0028242F" w:rsidDel="00ED2F2C">
          <w:rPr>
            <w:lang w:val="en-US"/>
          </w:rPr>
          <w:delText>Enter 1 if value is an estimate</w:delText>
        </w:r>
        <w:r w:rsidR="00C93ED8" w:rsidRPr="0028242F" w:rsidDel="00ED2F2C">
          <w:rPr>
            <w:lang w:val="en-US"/>
          </w:rPr>
          <w:delText>, rather than a figure from the primary source</w:delText>
        </w:r>
        <w:r w:rsidR="00735BF7" w:rsidRPr="0028242F" w:rsidDel="00ED2F2C">
          <w:rPr>
            <w:lang w:val="en-US"/>
          </w:rPr>
          <w:delText xml:space="preserve">. </w:delText>
        </w:r>
        <w:r w:rsidR="00BE32E7" w:rsidDel="00ED2F2C">
          <w:rPr>
            <w:lang w:val="en-US"/>
          </w:rPr>
          <w:delText>Enter 0 otherwise.</w:delText>
        </w:r>
        <w:r w:rsidR="006279DA" w:rsidRPr="0028242F" w:rsidDel="00ED2F2C">
          <w:rPr>
            <w:lang w:val="en-US"/>
          </w:rPr>
          <w:delText xml:space="preserve"> If the value is an estimate, s</w:delText>
        </w:r>
        <w:r w:rsidR="00735BF7" w:rsidRPr="0028242F" w:rsidDel="00ED2F2C">
          <w:rPr>
            <w:lang w:val="en-US"/>
          </w:rPr>
          <w:delText xml:space="preserve">pecify in </w:delText>
        </w:r>
        <w:r w:rsidR="006279DA" w:rsidRPr="0028242F" w:rsidDel="00ED2F2C">
          <w:rPr>
            <w:lang w:val="en-US"/>
          </w:rPr>
          <w:delText>“Remarks”-column</w:delText>
        </w:r>
        <w:r w:rsidR="00735BF7" w:rsidRPr="0028242F" w:rsidDel="00ED2F2C">
          <w:rPr>
            <w:lang w:val="en-US"/>
          </w:rPr>
          <w:delText xml:space="preserve"> how estimate has been arrived at.</w:delText>
        </w:r>
      </w:del>
      <w:ins w:id="28" w:author="Guillaume DAUDIN" w:date="2022-10-20T16:02:00Z">
        <w:r w:rsidR="00ED2F2C">
          <w:rPr>
            <w:lang w:val="en-US"/>
          </w:rPr>
          <w:t xml:space="preserve">Enter </w:t>
        </w:r>
      </w:ins>
      <w:ins w:id="29" w:author="Guillaume DAUDIN" w:date="2022-10-20T16:03:00Z">
        <w:r w:rsidR="00ED2F2C">
          <w:rPr>
            <w:lang w:val="en-US"/>
          </w:rPr>
          <w:t xml:space="preserve">a </w:t>
        </w:r>
      </w:ins>
      <w:ins w:id="30" w:author="Guillaume DAUDIN" w:date="2022-10-20T16:07:00Z">
        <w:r w:rsidR="00ED2F2C">
          <w:rPr>
            <w:lang w:val="en-US"/>
          </w:rPr>
          <w:t>code</w:t>
        </w:r>
      </w:ins>
      <w:ins w:id="31" w:author="Guillaume DAUDIN" w:date="2022-10-20T16:03:00Z">
        <w:r w:rsidR="00ED2F2C">
          <w:rPr>
            <w:lang w:val="en-US"/>
          </w:rPr>
          <w:t xml:space="preserve"> </w:t>
        </w:r>
      </w:ins>
      <w:ins w:id="32" w:author="Guillaume DAUDIN" w:date="2022-10-20T16:04:00Z">
        <w:r w:rsidR="00ED2F2C">
          <w:rPr>
            <w:lang w:val="en-US"/>
          </w:rPr>
          <w:t>if the cash flow is hypothetical.</w:t>
        </w:r>
      </w:ins>
      <w:ins w:id="33" w:author="Guillaume DAUDIN" w:date="2022-11-22T09:58:00Z">
        <w:r w:rsidR="003B4683">
          <w:rPr>
            <w:lang w:val="en-US"/>
          </w:rPr>
          <w:t xml:space="preserve"> </w:t>
        </w:r>
      </w:ins>
      <w:ins w:id="34" w:author="Guillaume DAUDIN" w:date="2022-10-20T16:03:00Z">
        <w:r w:rsidR="00ED2F2C">
          <w:rPr>
            <w:lang w:val="en-US"/>
          </w:rPr>
          <w:t xml:space="preserve">The </w:t>
        </w:r>
      </w:ins>
      <w:ins w:id="35" w:author="Guillaume DAUDIN" w:date="2022-11-22T09:58:00Z">
        <w:r w:rsidR="003B4683">
          <w:rPr>
            <w:lang w:val="en-US"/>
          </w:rPr>
          <w:t xml:space="preserve">amount given in </w:t>
        </w:r>
      </w:ins>
      <w:ins w:id="36" w:author="Guillaume DAUDIN" w:date="2022-10-20T16:03:00Z">
        <w:r w:rsidR="00ED2F2C">
          <w:rPr>
            <w:lang w:val="en-US"/>
          </w:rPr>
          <w:t>“Value”</w:t>
        </w:r>
      </w:ins>
      <w:ins w:id="37" w:author="Guillaume DAUDIN" w:date="2022-11-22T09:59:00Z">
        <w:r w:rsidR="003B4683">
          <w:rPr>
            <w:lang w:val="en-US"/>
          </w:rPr>
          <w:t xml:space="preserve"> might be different from </w:t>
        </w:r>
      </w:ins>
      <w:ins w:id="38" w:author="Guillaume DAUDIN" w:date="2022-10-20T16:03:00Z">
        <w:r w:rsidR="00ED2F2C">
          <w:rPr>
            <w:lang w:val="en-US"/>
          </w:rPr>
          <w:t xml:space="preserve">the baseline hypothesis. </w:t>
        </w:r>
      </w:ins>
      <w:ins w:id="39" w:author="Guillaume DAUDIN" w:date="2022-11-22T09:59:00Z">
        <w:r w:rsidR="003B4683">
          <w:rPr>
            <w:lang w:val="en-US"/>
          </w:rPr>
          <w:t xml:space="preserve">If multiple hypotheses apply, list them with “+” in between. </w:t>
        </w:r>
      </w:ins>
      <w:ins w:id="40" w:author="Guillaume DAUDIN" w:date="2022-10-20T16:03:00Z">
        <w:r w:rsidR="00ED2F2C">
          <w:rPr>
            <w:lang w:val="en-US"/>
          </w:rPr>
          <w:t xml:space="preserve">Here is the </w:t>
        </w:r>
        <w:proofErr w:type="gramStart"/>
        <w:r w:rsidR="00ED2F2C">
          <w:rPr>
            <w:lang w:val="en-US"/>
          </w:rPr>
          <w:t>list :</w:t>
        </w:r>
        <w:proofErr w:type="gramEnd"/>
      </w:ins>
    </w:p>
    <w:p w14:paraId="02BE7A89" w14:textId="4C5B29D0" w:rsidR="00ED2F2C" w:rsidRDefault="00ED2F2C" w:rsidP="00ED2F2C">
      <w:pPr>
        <w:pStyle w:val="Paragraphedeliste"/>
        <w:numPr>
          <w:ilvl w:val="1"/>
          <w:numId w:val="14"/>
        </w:numPr>
        <w:rPr>
          <w:ins w:id="41" w:author="Guillaume DAUDIN" w:date="2022-10-20T16:04:00Z"/>
          <w:lang w:val="en-US"/>
        </w:rPr>
      </w:pPr>
      <w:ins w:id="42" w:author="Guillaume DAUDIN" w:date="2022-10-20T16:06:00Z">
        <w:r>
          <w:rPr>
            <w:b/>
            <w:lang w:val="en-US"/>
          </w:rPr>
          <w:t>O</w:t>
        </w:r>
      </w:ins>
      <w:ins w:id="43" w:author="Guillaume DAUDIN" w:date="2022-10-20T16:07:00Z">
        <w:r>
          <w:rPr>
            <w:b/>
            <w:lang w:val="en-US"/>
          </w:rPr>
          <w:t>R</w:t>
        </w:r>
      </w:ins>
      <w:ins w:id="44" w:author="Guillaume DAUDIN" w:date="2022-10-20T16:03:00Z">
        <w:r>
          <w:rPr>
            <w:b/>
            <w:lang w:val="en-US"/>
          </w:rPr>
          <w:t>:</w:t>
        </w:r>
        <w:r>
          <w:rPr>
            <w:lang w:val="en-US"/>
          </w:rPr>
          <w:t xml:space="preserve"> Outstanding returns (“</w:t>
        </w:r>
        <w:proofErr w:type="spellStart"/>
        <w:r>
          <w:rPr>
            <w:lang w:val="en-US"/>
          </w:rPr>
          <w:t>som</w:t>
        </w:r>
      </w:ins>
      <w:ins w:id="45" w:author="Guillaume DAUDIN" w:date="2022-10-20T16:04:00Z">
        <w:r>
          <w:rPr>
            <w:lang w:val="en-US"/>
          </w:rPr>
          <w:t>mes</w:t>
        </w:r>
        <w:proofErr w:type="spellEnd"/>
        <w:r>
          <w:rPr>
            <w:lang w:val="en-US"/>
          </w:rPr>
          <w:t xml:space="preserve"> </w:t>
        </w:r>
        <w:proofErr w:type="spellStart"/>
        <w:r>
          <w:rPr>
            <w:lang w:val="en-US"/>
          </w:rPr>
          <w:t>restant</w:t>
        </w:r>
        <w:proofErr w:type="spellEnd"/>
        <w:r>
          <w:rPr>
            <w:lang w:val="en-US"/>
          </w:rPr>
          <w:t xml:space="preserve"> à </w:t>
        </w:r>
        <w:proofErr w:type="spellStart"/>
        <w:r>
          <w:rPr>
            <w:lang w:val="en-US"/>
          </w:rPr>
          <w:t>recouvrer</w:t>
        </w:r>
        <w:proofErr w:type="spellEnd"/>
        <w:r>
          <w:rPr>
            <w:lang w:val="en-US"/>
          </w:rPr>
          <w:t xml:space="preserve">”) Baseline is </w:t>
        </w:r>
      </w:ins>
      <w:ins w:id="46" w:author="Guillaume DAUDIN" w:date="2022-11-23T16:07:00Z">
        <w:r w:rsidR="005B477D">
          <w:rPr>
            <w:lang w:val="en-US"/>
          </w:rPr>
          <w:t>50</w:t>
        </w:r>
      </w:ins>
      <w:ins w:id="47" w:author="Guillaume DAUDIN" w:date="2022-10-20T16:04:00Z">
        <w:r>
          <w:rPr>
            <w:lang w:val="en-US"/>
          </w:rPr>
          <w:t>% of the outstanding returns</w:t>
        </w:r>
      </w:ins>
    </w:p>
    <w:p w14:paraId="03CD8DA7" w14:textId="0A6141C7" w:rsidR="00ED2F2C" w:rsidRDefault="00ED2F2C" w:rsidP="00ED2F2C">
      <w:pPr>
        <w:pStyle w:val="Paragraphedeliste"/>
        <w:numPr>
          <w:ilvl w:val="1"/>
          <w:numId w:val="14"/>
        </w:numPr>
        <w:rPr>
          <w:ins w:id="48" w:author="Klas" w:date="2022-11-15T09:36:00Z"/>
          <w:lang w:val="en-US"/>
        </w:rPr>
      </w:pPr>
      <w:ins w:id="49" w:author="Guillaume DAUDIN" w:date="2022-10-20T16:07:00Z">
        <w:r>
          <w:rPr>
            <w:b/>
            <w:lang w:val="en-US"/>
          </w:rPr>
          <w:lastRenderedPageBreak/>
          <w:t>VS</w:t>
        </w:r>
      </w:ins>
      <w:ins w:id="50" w:author="Guillaume DAUDIN" w:date="2022-10-20T16:11:00Z">
        <w:r w:rsidR="006A35BF">
          <w:rPr>
            <w:b/>
            <w:lang w:val="en-US"/>
          </w:rPr>
          <w:t>D</w:t>
        </w:r>
      </w:ins>
      <w:ins w:id="51" w:author="Klas" w:date="2022-11-15T12:11:00Z">
        <w:r w:rsidR="0040143D">
          <w:rPr>
            <w:b/>
            <w:lang w:val="en-US"/>
          </w:rPr>
          <w:t>O</w:t>
        </w:r>
      </w:ins>
      <w:ins w:id="52" w:author="Guillaume DAUDIN" w:date="2022-10-20T16:04:00Z">
        <w:r>
          <w:rPr>
            <w:b/>
            <w:lang w:val="en-US"/>
          </w:rPr>
          <w:t>:</w:t>
        </w:r>
        <w:r>
          <w:rPr>
            <w:lang w:val="en-US"/>
          </w:rPr>
          <w:t> </w:t>
        </w:r>
      </w:ins>
      <w:ins w:id="53" w:author="Guillaume DAUDIN" w:date="2022-10-20T16:05:00Z">
        <w:r>
          <w:rPr>
            <w:lang w:val="en-US"/>
          </w:rPr>
          <w:t>Value of the ship</w:t>
        </w:r>
      </w:ins>
      <w:ins w:id="54" w:author="Guillaume DAUDIN" w:date="2022-10-20T16:11:00Z">
        <w:r w:rsidR="006A35BF">
          <w:rPr>
            <w:lang w:val="en-US"/>
          </w:rPr>
          <w:t xml:space="preserve"> at departure</w:t>
        </w:r>
      </w:ins>
      <w:ins w:id="55" w:author="Klas" w:date="2022-11-15T09:37:00Z">
        <w:r w:rsidR="000379ED">
          <w:rPr>
            <w:lang w:val="en-US"/>
          </w:rPr>
          <w:t>,</w:t>
        </w:r>
      </w:ins>
      <w:ins w:id="56" w:author="Klas" w:date="2022-11-15T09:36:00Z">
        <w:r w:rsidR="000379ED">
          <w:rPr>
            <w:lang w:val="en-US"/>
          </w:rPr>
          <w:t xml:space="preserve"> </w:t>
        </w:r>
        <w:proofErr w:type="spellStart"/>
        <w:r w:rsidR="000379ED">
          <w:rPr>
            <w:lang w:val="en-US"/>
          </w:rPr>
          <w:t>estim</w:t>
        </w:r>
      </w:ins>
      <w:ins w:id="57" w:author="Klas Rönnbäck" w:date="2023-08-25T08:39:00Z">
        <w:r w:rsidR="00502A11">
          <w:rPr>
            <w:lang w:val="en-US"/>
          </w:rPr>
          <w:t>V</w:t>
        </w:r>
      </w:ins>
      <w:ins w:id="58" w:author="Klas" w:date="2022-11-15T09:36:00Z">
        <w:r w:rsidR="000379ED">
          <w:rPr>
            <w:lang w:val="en-US"/>
          </w:rPr>
          <w:t>ated</w:t>
        </w:r>
        <w:proofErr w:type="spellEnd"/>
        <w:r w:rsidR="000379ED">
          <w:rPr>
            <w:lang w:val="en-US"/>
          </w:rPr>
          <w:t xml:space="preserve"> as share of</w:t>
        </w:r>
      </w:ins>
      <w:ins w:id="59" w:author="Klas" w:date="2022-11-15T09:37:00Z">
        <w:r w:rsidR="000379ED">
          <w:rPr>
            <w:lang w:val="en-US"/>
          </w:rPr>
          <w:t xml:space="preserve"> other outlays</w:t>
        </w:r>
      </w:ins>
      <w:ins w:id="60" w:author="Guillaume DAUDIN" w:date="2022-10-20T16:05:00Z">
        <w:r>
          <w:rPr>
            <w:lang w:val="en-US"/>
          </w:rPr>
          <w:t xml:space="preserve">. </w:t>
        </w:r>
      </w:ins>
      <w:ins w:id="61" w:author="Guillaume DAUDIN" w:date="2022-11-22T09:59:00Z">
        <w:r w:rsidR="003B4683">
          <w:rPr>
            <w:lang w:val="en-US"/>
          </w:rPr>
          <w:t>Value to enter (and b</w:t>
        </w:r>
      </w:ins>
      <w:ins w:id="62" w:author="Guillaume DAUDIN" w:date="2022-10-20T16:05:00Z">
        <w:r>
          <w:rPr>
            <w:lang w:val="en-US"/>
          </w:rPr>
          <w:t>aseline</w:t>
        </w:r>
      </w:ins>
      <w:ins w:id="63" w:author="Guillaume DAUDIN" w:date="2022-11-22T09:59:00Z">
        <w:r w:rsidR="003B4683">
          <w:rPr>
            <w:lang w:val="en-US"/>
          </w:rPr>
          <w:t>)</w:t>
        </w:r>
      </w:ins>
      <w:ins w:id="64" w:author="Guillaume DAUDIN" w:date="2022-10-20T16:05:00Z">
        <w:r>
          <w:rPr>
            <w:lang w:val="en-US"/>
          </w:rPr>
          <w:t xml:space="preserve"> is 17% of all the other</w:t>
        </w:r>
      </w:ins>
      <w:ins w:id="65" w:author="Guillaume DAUDIN" w:date="2022-10-20T16:06:00Z">
        <w:r>
          <w:rPr>
            <w:lang w:val="en-US"/>
          </w:rPr>
          <w:t xml:space="preserve"> outlays.</w:t>
        </w:r>
      </w:ins>
    </w:p>
    <w:p w14:paraId="66253F7B" w14:textId="30D39E9C" w:rsidR="000379ED" w:rsidRPr="003B4683" w:rsidRDefault="000379ED" w:rsidP="003B4683">
      <w:pPr>
        <w:pStyle w:val="Paragraphedeliste"/>
        <w:numPr>
          <w:ilvl w:val="1"/>
          <w:numId w:val="14"/>
        </w:numPr>
        <w:rPr>
          <w:ins w:id="66" w:author="Klas" w:date="2022-11-15T09:47:00Z"/>
          <w:lang w:val="en-US"/>
        </w:rPr>
      </w:pPr>
      <w:ins w:id="67" w:author="Klas" w:date="2022-11-15T09:36:00Z">
        <w:r>
          <w:rPr>
            <w:b/>
            <w:lang w:val="en-US"/>
          </w:rPr>
          <w:t>VSD</w:t>
        </w:r>
      </w:ins>
      <w:ins w:id="68" w:author="Guillaume DAUDIN" w:date="2022-11-24T12:29:00Z">
        <w:r w:rsidR="009D71ED">
          <w:rPr>
            <w:b/>
            <w:lang w:val="en-US"/>
          </w:rPr>
          <w:t>R</w:t>
        </w:r>
      </w:ins>
      <w:ins w:id="69" w:author="Klas" w:date="2022-11-15T09:36:00Z">
        <w:r>
          <w:rPr>
            <w:b/>
            <w:lang w:val="en-US"/>
          </w:rPr>
          <w:t>:</w:t>
        </w:r>
        <w:r>
          <w:rPr>
            <w:lang w:val="en-US"/>
          </w:rPr>
          <w:t xml:space="preserve"> </w:t>
        </w:r>
      </w:ins>
      <w:ins w:id="70" w:author="Klas" w:date="2022-11-15T09:37:00Z">
        <w:r>
          <w:rPr>
            <w:lang w:val="en-US"/>
          </w:rPr>
          <w:t xml:space="preserve">Vale of the ship at departure, estimated based on value of ship at return. </w:t>
        </w:r>
      </w:ins>
      <w:ins w:id="71" w:author="Guillaume DAUDIN" w:date="2022-11-22T10:00:00Z">
        <w:r w:rsidR="003B4683">
          <w:rPr>
            <w:lang w:val="en-US"/>
          </w:rPr>
          <w:t xml:space="preserve">Value du enter (and </w:t>
        </w:r>
        <w:r w:rsidR="003B4683">
          <w:rPr>
            <w:bCs/>
            <w:lang w:val="en-US"/>
          </w:rPr>
          <w:t>b</w:t>
        </w:r>
      </w:ins>
      <w:ins w:id="72" w:author="Klas" w:date="2022-11-15T09:37:00Z">
        <w:del w:id="73" w:author="Guillaume DAUDIN" w:date="2022-11-22T10:00:00Z">
          <w:r w:rsidDel="003B4683">
            <w:rPr>
              <w:bCs/>
              <w:lang w:val="en-US"/>
            </w:rPr>
            <w:delText>B</w:delText>
          </w:r>
        </w:del>
        <w:r>
          <w:rPr>
            <w:bCs/>
            <w:lang w:val="en-US"/>
          </w:rPr>
          <w:t>aseline</w:t>
        </w:r>
      </w:ins>
      <w:ins w:id="74" w:author="Guillaume DAUDIN" w:date="2022-11-22T10:00:00Z">
        <w:r w:rsidR="003B4683">
          <w:rPr>
            <w:bCs/>
            <w:lang w:val="en-US"/>
          </w:rPr>
          <w:t>)</w:t>
        </w:r>
      </w:ins>
      <w:ins w:id="75" w:author="Klas" w:date="2022-11-15T09:37:00Z">
        <w:r w:rsidRPr="003B4683">
          <w:rPr>
            <w:bCs/>
            <w:lang w:val="en-US"/>
          </w:rPr>
          <w:t xml:space="preserve"> is that the value of the ship at return is </w:t>
        </w:r>
      </w:ins>
      <w:ins w:id="76" w:author="Guillaume DAUDIN" w:date="2022-11-18T11:44:00Z">
        <w:r w:rsidR="00E770AD" w:rsidRPr="003B4683">
          <w:rPr>
            <w:bCs/>
            <w:lang w:val="en-US"/>
          </w:rPr>
          <w:t>133.33%</w:t>
        </w:r>
      </w:ins>
      <w:ins w:id="77" w:author="Klas" w:date="2022-11-15T09:37:00Z">
        <w:del w:id="78" w:author="Guillaume DAUDIN" w:date="2022-11-18T11:44:00Z">
          <w:r w:rsidRPr="003B4683" w:rsidDel="00E770AD">
            <w:rPr>
              <w:bCs/>
              <w:lang w:val="en-US"/>
            </w:rPr>
            <w:delText>75%</w:delText>
          </w:r>
        </w:del>
        <w:r w:rsidRPr="003B4683">
          <w:rPr>
            <w:bCs/>
            <w:lang w:val="en-US"/>
          </w:rPr>
          <w:t xml:space="preserve"> of the value at </w:t>
        </w:r>
        <w:del w:id="79" w:author="Guillaume DAUDIN" w:date="2022-11-18T11:44:00Z">
          <w:r w:rsidRPr="003B4683" w:rsidDel="00E770AD">
            <w:rPr>
              <w:bCs/>
              <w:lang w:val="en-US"/>
            </w:rPr>
            <w:delText>departure</w:delText>
          </w:r>
        </w:del>
      </w:ins>
      <w:ins w:id="80" w:author="Guillaume DAUDIN" w:date="2022-11-18T11:44:00Z">
        <w:r w:rsidR="00E770AD" w:rsidRPr="003B4683">
          <w:rPr>
            <w:bCs/>
            <w:lang w:val="en-US"/>
          </w:rPr>
          <w:t>return</w:t>
        </w:r>
      </w:ins>
      <w:ins w:id="81" w:author="Klas" w:date="2022-11-15T09:37:00Z">
        <w:r w:rsidRPr="003B4683">
          <w:rPr>
            <w:bCs/>
            <w:lang w:val="en-US"/>
          </w:rPr>
          <w:t>.</w:t>
        </w:r>
      </w:ins>
    </w:p>
    <w:p w14:paraId="598BCC6B" w14:textId="6B2A0BF4" w:rsidR="004D26B1" w:rsidDel="003B4683" w:rsidRDefault="004D26B1" w:rsidP="004D26B1">
      <w:pPr>
        <w:pStyle w:val="Paragraphedeliste"/>
        <w:numPr>
          <w:ilvl w:val="1"/>
          <w:numId w:val="14"/>
        </w:numPr>
        <w:rPr>
          <w:ins w:id="82" w:author="Klas" w:date="2022-11-15T11:53:00Z"/>
          <w:del w:id="83" w:author="Guillaume DAUDIN" w:date="2022-11-22T10:00:00Z"/>
          <w:lang w:val="en-US"/>
        </w:rPr>
      </w:pPr>
      <w:ins w:id="84" w:author="Klas" w:date="2022-11-15T09:47:00Z">
        <w:del w:id="85" w:author="Guillaume DAUDIN" w:date="2022-11-22T10:00:00Z">
          <w:r w:rsidRPr="00B55CD6" w:rsidDel="003B4683">
            <w:rPr>
              <w:b/>
              <w:bCs/>
              <w:lang w:val="en-US"/>
            </w:rPr>
            <w:delText>VS</w:delText>
          </w:r>
          <w:r w:rsidDel="003B4683">
            <w:rPr>
              <w:b/>
              <w:bCs/>
              <w:lang w:val="en-US"/>
            </w:rPr>
            <w:delText>D</w:delText>
          </w:r>
        </w:del>
      </w:ins>
      <w:ins w:id="86" w:author="Klas" w:date="2022-11-15T12:12:00Z">
        <w:del w:id="87" w:author="Guillaume DAUDIN" w:date="2022-11-22T10:00:00Z">
          <w:r w:rsidR="00C47D90" w:rsidDel="003B4683">
            <w:rPr>
              <w:b/>
              <w:bCs/>
              <w:lang w:val="en-US"/>
            </w:rPr>
            <w:delText>2</w:delText>
          </w:r>
        </w:del>
      </w:ins>
      <w:ins w:id="88" w:author="Klas" w:date="2022-11-15T09:47:00Z">
        <w:del w:id="89" w:author="Guillaume DAUDIN" w:date="2022-11-22T10:00:00Z">
          <w:r w:rsidRPr="006E36C4" w:rsidDel="003B4683">
            <w:rPr>
              <w:lang w:val="en-US"/>
            </w:rPr>
            <w:delText xml:space="preserve">: value of the ship at </w:delText>
          </w:r>
          <w:r w:rsidDel="003B4683">
            <w:rPr>
              <w:lang w:val="en-US"/>
            </w:rPr>
            <w:delText>departure</w:delText>
          </w:r>
          <w:r w:rsidRPr="006E36C4" w:rsidDel="003B4683">
            <w:rPr>
              <w:lang w:val="en-US"/>
            </w:rPr>
            <w:delText xml:space="preserve"> if the value at departure is itself subject to </w:delText>
          </w:r>
          <w:commentRangeStart w:id="90"/>
          <w:r w:rsidRPr="006E36C4" w:rsidDel="003B4683">
            <w:rPr>
              <w:lang w:val="en-US"/>
            </w:rPr>
            <w:delText>VS</w:delText>
          </w:r>
          <w:r w:rsidDel="003B4683">
            <w:rPr>
              <w:lang w:val="en-US"/>
            </w:rPr>
            <w:delText>D</w:delText>
          </w:r>
          <w:r w:rsidRPr="006E36C4" w:rsidDel="003B4683">
            <w:rPr>
              <w:lang w:val="en-US"/>
            </w:rPr>
            <w:delText xml:space="preserve"> </w:delText>
          </w:r>
        </w:del>
      </w:ins>
      <w:commentRangeEnd w:id="90"/>
      <w:del w:id="91" w:author="Guillaume DAUDIN" w:date="2022-11-22T10:00:00Z">
        <w:r w:rsidR="00E770AD" w:rsidDel="003B4683">
          <w:rPr>
            <w:rStyle w:val="Marquedecommentaire"/>
          </w:rPr>
          <w:commentReference w:id="90"/>
        </w:r>
      </w:del>
      <w:ins w:id="92" w:author="Klas" w:date="2022-11-15T09:47:00Z">
        <w:del w:id="93" w:author="Guillaume DAUDIN" w:date="2022-11-22T10:00:00Z">
          <w:r w:rsidRPr="006E36C4" w:rsidDel="003B4683">
            <w:rPr>
              <w:lang w:val="en-US"/>
            </w:rPr>
            <w:delText xml:space="preserve">(eg if it has been computed </w:delText>
          </w:r>
          <w:r w:rsidDel="003B4683">
            <w:rPr>
              <w:lang w:val="en-US"/>
            </w:rPr>
            <w:delText>from</w:delText>
          </w:r>
          <w:r w:rsidRPr="006E36C4" w:rsidDel="003B4683">
            <w:rPr>
              <w:lang w:val="en-US"/>
            </w:rPr>
            <w:delText xml:space="preserve"> the value of the returning ship in another voyage)</w:delText>
          </w:r>
        </w:del>
      </w:ins>
    </w:p>
    <w:p w14:paraId="29FFB937" w14:textId="28CEA8ED" w:rsidR="00292039" w:rsidRPr="004D26B1" w:rsidRDefault="00292039" w:rsidP="004D26B1">
      <w:pPr>
        <w:pStyle w:val="Paragraphedeliste"/>
        <w:numPr>
          <w:ilvl w:val="1"/>
          <w:numId w:val="14"/>
        </w:numPr>
        <w:rPr>
          <w:ins w:id="94" w:author="Guillaume DAUDIN" w:date="2022-10-20T16:06:00Z"/>
          <w:lang w:val="en-US"/>
        </w:rPr>
      </w:pPr>
      <w:ins w:id="95" w:author="Klas" w:date="2022-11-15T11:53:00Z">
        <w:r>
          <w:rPr>
            <w:b/>
            <w:bCs/>
            <w:lang w:val="en-US"/>
          </w:rPr>
          <w:t>VSDT</w:t>
        </w:r>
        <w:r w:rsidRPr="00E770AD">
          <w:rPr>
            <w:lang w:val="en-US"/>
          </w:rPr>
          <w:t>:</w:t>
        </w:r>
        <w:r>
          <w:rPr>
            <w:lang w:val="en-US"/>
          </w:rPr>
          <w:t xml:space="preserve"> value of ship at departure for cases where the sources suggest total outlays</w:t>
        </w:r>
      </w:ins>
      <w:ins w:id="96" w:author="Klas" w:date="2022-11-15T12:14:00Z">
        <w:r w:rsidR="00C84106">
          <w:rPr>
            <w:lang w:val="en-US"/>
          </w:rPr>
          <w:t xml:space="preserve">, </w:t>
        </w:r>
        <w:r w:rsidR="00C84106">
          <w:rPr>
            <w:rStyle w:val="contentpasted0"/>
            <w:lang w:val="en-US"/>
          </w:rPr>
          <w:t>but if we anyway would want to test for possibility that ship out is not included</w:t>
        </w:r>
      </w:ins>
      <w:ins w:id="97" w:author="Klas" w:date="2022-11-15T11:53:00Z">
        <w:r>
          <w:rPr>
            <w:lang w:val="en-US"/>
          </w:rPr>
          <w:t>.</w:t>
        </w:r>
      </w:ins>
      <w:ins w:id="98" w:author="Klas" w:date="2022-11-15T11:54:00Z">
        <w:r w:rsidRPr="00292039">
          <w:rPr>
            <w:lang w:val="en-US"/>
          </w:rPr>
          <w:t xml:space="preserve"> </w:t>
        </w:r>
        <w:commentRangeStart w:id="99"/>
        <w:r>
          <w:rPr>
            <w:lang w:val="en-US"/>
          </w:rPr>
          <w:t>Baseline is 0</w:t>
        </w:r>
      </w:ins>
      <w:ins w:id="100" w:author="Guillaume DAUDIN" w:date="2022-11-22T10:00:00Z">
        <w:r w:rsidR="003B4683">
          <w:rPr>
            <w:lang w:val="en-US"/>
          </w:rPr>
          <w:t>. But the value to enter depends on the information available (and might depend on VSDO, i</w:t>
        </w:r>
      </w:ins>
      <w:ins w:id="101" w:author="Guillaume DAUDIN" w:date="2022-11-22T10:02:00Z">
        <w:r w:rsidR="003B4683">
          <w:rPr>
            <w:lang w:val="en-US"/>
          </w:rPr>
          <w:t>n</w:t>
        </w:r>
      </w:ins>
      <w:ins w:id="102" w:author="Guillaume DAUDIN" w:date="2022-11-22T10:00:00Z">
        <w:r w:rsidR="003B4683">
          <w:rPr>
            <w:lang w:val="en-US"/>
          </w:rPr>
          <w:t xml:space="preserve"> which case the hypotheses to list are </w:t>
        </w:r>
      </w:ins>
      <w:ins w:id="103" w:author="Guillaume DAUDIN" w:date="2022-11-22T10:01:00Z">
        <w:r w:rsidR="003B4683">
          <w:rPr>
            <w:lang w:val="en-US"/>
          </w:rPr>
          <w:t>VSDO</w:t>
        </w:r>
      </w:ins>
      <w:ins w:id="104" w:author="Klas Rönnbäck" w:date="2023-08-25T08:39:00Z">
        <w:r w:rsidR="00502A11">
          <w:rPr>
            <w:lang w:val="en-US"/>
          </w:rPr>
          <w:t>*</w:t>
        </w:r>
      </w:ins>
      <w:ins w:id="105" w:author="Guillaume DAUDIN" w:date="2022-11-22T10:01:00Z">
        <w:del w:id="106" w:author="Klas Rönnbäck" w:date="2023-08-25T08:39:00Z">
          <w:r w:rsidR="003B4683" w:rsidDel="00502A11">
            <w:rPr>
              <w:lang w:val="en-US"/>
            </w:rPr>
            <w:delText>+</w:delText>
          </w:r>
        </w:del>
        <w:r w:rsidR="003B4683">
          <w:rPr>
            <w:lang w:val="en-US"/>
          </w:rPr>
          <w:t>VSDT</w:t>
        </w:r>
      </w:ins>
      <w:ins w:id="107" w:author="Guillaume DAUDIN" w:date="2023-01-19T17:18:00Z">
        <w:r w:rsidR="00DA0E78">
          <w:rPr>
            <w:lang w:val="en-US"/>
          </w:rPr>
          <w:t>)</w:t>
        </w:r>
      </w:ins>
      <w:ins w:id="108" w:author="Klas" w:date="2022-11-15T12:16:00Z">
        <w:del w:id="109" w:author="Guillaume DAUDIN" w:date="2022-11-22T10:01:00Z">
          <w:r w:rsidR="00601DD5" w:rsidDel="003B4683">
            <w:rPr>
              <w:lang w:val="en-US"/>
            </w:rPr>
            <w:delText xml:space="preserve"> </w:delText>
          </w:r>
        </w:del>
      </w:ins>
      <w:commentRangeEnd w:id="99"/>
      <w:del w:id="110" w:author="Guillaume DAUDIN" w:date="2022-11-22T10:01:00Z">
        <w:r w:rsidR="00E770AD" w:rsidDel="003B4683">
          <w:rPr>
            <w:rStyle w:val="Marquedecommentaire"/>
          </w:rPr>
          <w:commentReference w:id="99"/>
        </w:r>
      </w:del>
      <w:ins w:id="111" w:author="Klas" w:date="2022-11-15T12:16:00Z">
        <w:del w:id="112" w:author="Guillaume DAUDIN" w:date="2022-11-22T10:01:00Z">
          <w:r w:rsidR="00601DD5" w:rsidDel="003B4683">
            <w:rPr>
              <w:lang w:val="en-US"/>
            </w:rPr>
            <w:delText>(but alternative hypothesis is VSDO)</w:delText>
          </w:r>
        </w:del>
      </w:ins>
      <w:ins w:id="113" w:author="Klas" w:date="2022-11-15T11:54:00Z">
        <w:del w:id="114" w:author="Guillaume DAUDIN" w:date="2022-11-22T10:01:00Z">
          <w:r w:rsidDel="003B4683">
            <w:rPr>
              <w:lang w:val="en-US"/>
            </w:rPr>
            <w:delText>.</w:delText>
          </w:r>
        </w:del>
      </w:ins>
    </w:p>
    <w:p w14:paraId="4823ACEE" w14:textId="4178A60E" w:rsidR="00ED2F2C" w:rsidRPr="006E36C4" w:rsidRDefault="006A35BF" w:rsidP="00ED2F2C">
      <w:pPr>
        <w:pStyle w:val="Paragraphedeliste"/>
        <w:numPr>
          <w:ilvl w:val="1"/>
          <w:numId w:val="14"/>
        </w:numPr>
        <w:rPr>
          <w:ins w:id="115" w:author="Guillaume DAUDIN" w:date="2022-11-07T17:10:00Z"/>
          <w:lang w:val="en-US"/>
        </w:rPr>
      </w:pPr>
      <w:ins w:id="116" w:author="Guillaume DAUDIN" w:date="2022-10-20T16:11:00Z">
        <w:r>
          <w:rPr>
            <w:b/>
            <w:lang w:val="en-US"/>
          </w:rPr>
          <w:t>VSR</w:t>
        </w:r>
      </w:ins>
      <w:ins w:id="117" w:author="Guillaume DAUDIN" w:date="2022-11-24T12:29:00Z">
        <w:r w:rsidR="009D71ED">
          <w:rPr>
            <w:b/>
            <w:lang w:val="en-US"/>
          </w:rPr>
          <w:t>V</w:t>
        </w:r>
      </w:ins>
      <w:ins w:id="118" w:author="Guillaume DAUDIN" w:date="2022-10-20T16:06:00Z">
        <w:r w:rsidR="00ED2F2C">
          <w:rPr>
            <w:b/>
            <w:lang w:val="en-US"/>
          </w:rPr>
          <w:t>:</w:t>
        </w:r>
        <w:r w:rsidR="00ED2F2C">
          <w:rPr>
            <w:bCs/>
            <w:lang w:val="en-US"/>
          </w:rPr>
          <w:t xml:space="preserve"> </w:t>
        </w:r>
      </w:ins>
      <w:ins w:id="119" w:author="Guillaume DAUDIN" w:date="2022-10-20T16:12:00Z">
        <w:r>
          <w:rPr>
            <w:bCs/>
            <w:lang w:val="en-US"/>
          </w:rPr>
          <w:t>Value of the ship at return</w:t>
        </w:r>
      </w:ins>
      <w:ins w:id="120" w:author="Guillaume DAUDIN" w:date="2022-10-20T16:06:00Z">
        <w:r w:rsidR="00ED2F2C">
          <w:rPr>
            <w:bCs/>
            <w:lang w:val="en-US"/>
          </w:rPr>
          <w:t xml:space="preserve">. Baseline is </w:t>
        </w:r>
      </w:ins>
      <w:ins w:id="121" w:author="Guillaume DAUDIN" w:date="2022-10-20T16:12:00Z">
        <w:r>
          <w:rPr>
            <w:bCs/>
            <w:lang w:val="en-US"/>
          </w:rPr>
          <w:t>75</w:t>
        </w:r>
      </w:ins>
      <w:ins w:id="122" w:author="Guillaume DAUDIN" w:date="2022-10-20T16:06:00Z">
        <w:r w:rsidR="00ED2F2C">
          <w:rPr>
            <w:bCs/>
            <w:lang w:val="en-US"/>
          </w:rPr>
          <w:t xml:space="preserve">% </w:t>
        </w:r>
      </w:ins>
      <w:ins w:id="123" w:author="Guillaume DAUDIN" w:date="2022-10-20T16:12:00Z">
        <w:r>
          <w:rPr>
            <w:bCs/>
            <w:lang w:val="en-US"/>
          </w:rPr>
          <w:t>of the value at departure</w:t>
        </w:r>
      </w:ins>
    </w:p>
    <w:p w14:paraId="160D9632" w14:textId="1FE16CF4" w:rsidR="006E36C4" w:rsidDel="003B4683" w:rsidRDefault="004D26B1" w:rsidP="00ED2F2C">
      <w:pPr>
        <w:pStyle w:val="Paragraphedeliste"/>
        <w:numPr>
          <w:ilvl w:val="1"/>
          <w:numId w:val="14"/>
        </w:numPr>
        <w:rPr>
          <w:ins w:id="124" w:author="Klas" w:date="2022-11-15T09:54:00Z"/>
          <w:del w:id="125" w:author="Guillaume DAUDIN" w:date="2022-11-22T10:01:00Z"/>
          <w:lang w:val="en-US"/>
        </w:rPr>
      </w:pPr>
      <w:ins w:id="126" w:author="Klas" w:date="2022-11-15T09:47:00Z">
        <w:del w:id="127" w:author="Guillaume DAUDIN" w:date="2022-11-22T10:01:00Z">
          <w:r w:rsidDel="003B4683">
            <w:rPr>
              <w:lang w:val="en-US"/>
            </w:rPr>
            <w:delText>from</w:delText>
          </w:r>
        </w:del>
      </w:ins>
      <w:ins w:id="128" w:author="Klas" w:date="2022-11-15T09:54:00Z">
        <w:del w:id="129" w:author="Guillaume DAUDIN" w:date="2022-11-22T10:01:00Z">
          <w:r w:rsidR="009B2517" w:rsidDel="003B4683">
            <w:rPr>
              <w:lang w:val="en-US"/>
            </w:rPr>
            <w:delText>.</w:delText>
          </w:r>
        </w:del>
      </w:ins>
    </w:p>
    <w:p w14:paraId="3E02BA57" w14:textId="303EC367" w:rsidR="009B2517" w:rsidDel="003B4683" w:rsidRDefault="009B2517" w:rsidP="009B2517">
      <w:pPr>
        <w:pStyle w:val="Paragraphedeliste"/>
        <w:numPr>
          <w:ilvl w:val="1"/>
          <w:numId w:val="14"/>
        </w:numPr>
        <w:rPr>
          <w:ins w:id="130" w:author="Klas" w:date="2022-11-15T11:56:00Z"/>
          <w:del w:id="131" w:author="Guillaume DAUDIN" w:date="2022-11-22T10:01:00Z"/>
          <w:lang w:val="en-US"/>
        </w:rPr>
      </w:pPr>
      <w:ins w:id="132" w:author="Klas" w:date="2022-11-15T09:54:00Z">
        <w:del w:id="133" w:author="Guillaume DAUDIN" w:date="2022-11-22T10:01:00Z">
          <w:r w:rsidRPr="00B55CD6" w:rsidDel="003B4683">
            <w:rPr>
              <w:b/>
              <w:bCs/>
              <w:lang w:val="en-US"/>
            </w:rPr>
            <w:delText>VSR</w:delText>
          </w:r>
          <w:r w:rsidDel="003B4683">
            <w:rPr>
              <w:b/>
              <w:bCs/>
              <w:lang w:val="en-US"/>
            </w:rPr>
            <w:delText>3</w:delText>
          </w:r>
          <w:r w:rsidRPr="006E36C4" w:rsidDel="003B4683">
            <w:rPr>
              <w:lang w:val="en-US"/>
            </w:rPr>
            <w:delText>: value of the ship at return if the value at departure is itself subject to VSR</w:delText>
          </w:r>
        </w:del>
      </w:ins>
      <w:ins w:id="134" w:author="Klas" w:date="2022-11-15T09:55:00Z">
        <w:del w:id="135" w:author="Guillaume DAUDIN" w:date="2022-11-22T10:01:00Z">
          <w:r w:rsidDel="003B4683">
            <w:rPr>
              <w:lang w:val="en-US"/>
            </w:rPr>
            <w:delText xml:space="preserve"> two times over</w:delText>
          </w:r>
        </w:del>
      </w:ins>
      <w:ins w:id="136" w:author="Klas" w:date="2022-11-15T09:54:00Z">
        <w:del w:id="137" w:author="Guillaume DAUDIN" w:date="2022-11-22T10:01:00Z">
          <w:r w:rsidRPr="006E36C4" w:rsidDel="003B4683">
            <w:rPr>
              <w:lang w:val="en-US"/>
            </w:rPr>
            <w:delText xml:space="preserve"> (eg if it has been computed </w:delText>
          </w:r>
          <w:r w:rsidDel="003B4683">
            <w:rPr>
              <w:lang w:val="en-US"/>
            </w:rPr>
            <w:delText>from</w:delText>
          </w:r>
          <w:r w:rsidRPr="006E36C4" w:rsidDel="003B4683">
            <w:rPr>
              <w:lang w:val="en-US"/>
            </w:rPr>
            <w:delText xml:space="preserve"> the value of the returning ship in another voyage</w:delText>
          </w:r>
        </w:del>
      </w:ins>
      <w:ins w:id="138" w:author="Klas" w:date="2022-11-15T09:55:00Z">
        <w:del w:id="139" w:author="Guillaume DAUDIN" w:date="2022-11-22T10:01:00Z">
          <w:r w:rsidDel="003B4683">
            <w:rPr>
              <w:lang w:val="en-US"/>
            </w:rPr>
            <w:delText>, two voyages previous</w:delText>
          </w:r>
        </w:del>
      </w:ins>
      <w:ins w:id="140" w:author="Klas" w:date="2022-11-15T09:54:00Z">
        <w:del w:id="141" w:author="Guillaume DAUDIN" w:date="2022-11-22T10:01:00Z">
          <w:r w:rsidRPr="006E36C4" w:rsidDel="003B4683">
            <w:rPr>
              <w:lang w:val="en-US"/>
            </w:rPr>
            <w:delText>)</w:delText>
          </w:r>
          <w:r w:rsidDel="003B4683">
            <w:rPr>
              <w:lang w:val="en-US"/>
            </w:rPr>
            <w:delText>.</w:delText>
          </w:r>
        </w:del>
      </w:ins>
    </w:p>
    <w:p w14:paraId="29115D0D" w14:textId="4E78B698" w:rsidR="00292039" w:rsidDel="003B4683" w:rsidRDefault="00292039" w:rsidP="009B2517">
      <w:pPr>
        <w:pStyle w:val="Paragraphedeliste"/>
        <w:numPr>
          <w:ilvl w:val="1"/>
          <w:numId w:val="14"/>
        </w:numPr>
        <w:rPr>
          <w:ins w:id="142" w:author="Klas" w:date="2022-11-15T12:15:00Z"/>
          <w:del w:id="143" w:author="Guillaume DAUDIN" w:date="2022-11-22T10:01:00Z"/>
          <w:lang w:val="en-US"/>
        </w:rPr>
      </w:pPr>
      <w:ins w:id="144" w:author="Klas" w:date="2022-11-15T11:56:00Z">
        <w:del w:id="145" w:author="Guillaume DAUDIN" w:date="2022-11-22T10:01:00Z">
          <w:r w:rsidDel="003B4683">
            <w:rPr>
              <w:b/>
              <w:bCs/>
              <w:lang w:val="en-US"/>
            </w:rPr>
            <w:delText>VSR</w:delText>
          </w:r>
        </w:del>
      </w:ins>
      <w:ins w:id="146" w:author="Klas" w:date="2022-11-15T11:57:00Z">
        <w:del w:id="147" w:author="Guillaume DAUDIN" w:date="2022-11-22T10:01:00Z">
          <w:r w:rsidDel="003B4683">
            <w:rPr>
              <w:b/>
              <w:bCs/>
              <w:lang w:val="en-US"/>
            </w:rPr>
            <w:delText>D</w:delText>
          </w:r>
        </w:del>
      </w:ins>
      <w:ins w:id="148" w:author="Klas" w:date="2022-11-15T11:56:00Z">
        <w:del w:id="149" w:author="Guillaume DAUDIN" w:date="2022-11-22T10:01:00Z">
          <w:r w:rsidRPr="00292039" w:rsidDel="003B4683">
            <w:rPr>
              <w:lang w:val="en-US"/>
              <w:rPrChange w:id="150" w:author="Klas" w:date="2022-11-15T11:56:00Z">
                <w:rPr>
                  <w:b/>
                  <w:bCs/>
                  <w:lang w:val="en-US"/>
                </w:rPr>
              </w:rPrChange>
            </w:rPr>
            <w:delText>:</w:delText>
          </w:r>
          <w:r w:rsidDel="003B4683">
            <w:rPr>
              <w:lang w:val="en-US"/>
            </w:rPr>
            <w:delText xml:space="preserve"> value of </w:delText>
          </w:r>
        </w:del>
      </w:ins>
      <w:ins w:id="151" w:author="Klas" w:date="2022-11-15T11:57:00Z">
        <w:del w:id="152" w:author="Guillaume DAUDIN" w:date="2022-11-18T11:50:00Z">
          <w:r w:rsidRPr="006E36C4" w:rsidDel="00E770AD">
            <w:rPr>
              <w:lang w:val="en-US"/>
            </w:rPr>
            <w:delText xml:space="preserve">of </w:delText>
          </w:r>
        </w:del>
        <w:del w:id="153" w:author="Guillaume DAUDIN" w:date="2022-11-22T10:01:00Z">
          <w:r w:rsidRPr="006E36C4" w:rsidDel="003B4683">
            <w:rPr>
              <w:lang w:val="en-US"/>
            </w:rPr>
            <w:delText xml:space="preserve">the ship at return if the value at </w:delText>
          </w:r>
          <w:commentRangeStart w:id="154"/>
          <w:r w:rsidRPr="006E36C4" w:rsidDel="003B4683">
            <w:rPr>
              <w:lang w:val="en-US"/>
            </w:rPr>
            <w:delText>departure</w:delText>
          </w:r>
          <w:r w:rsidDel="003B4683">
            <w:rPr>
              <w:lang w:val="en-US"/>
            </w:rPr>
            <w:delText xml:space="preserve"> </w:delText>
          </w:r>
        </w:del>
      </w:ins>
      <w:commentRangeEnd w:id="154"/>
      <w:del w:id="155" w:author="Guillaume DAUDIN" w:date="2022-11-22T10:01:00Z">
        <w:r w:rsidR="00E770AD" w:rsidDel="003B4683">
          <w:rPr>
            <w:rStyle w:val="Marquedecommentaire"/>
          </w:rPr>
          <w:commentReference w:id="154"/>
        </w:r>
      </w:del>
      <w:ins w:id="156" w:author="Klas" w:date="2022-11-15T11:57:00Z">
        <w:del w:id="157" w:author="Guillaume DAUDIN" w:date="2022-11-22T10:01:00Z">
          <w:r w:rsidDel="003B4683">
            <w:rPr>
              <w:lang w:val="en-US"/>
            </w:rPr>
            <w:delText>is VSD.</w:delText>
          </w:r>
        </w:del>
      </w:ins>
    </w:p>
    <w:p w14:paraId="41B4AF9F" w14:textId="7B25F337" w:rsidR="00601DD5" w:rsidRPr="00601DD5" w:rsidRDefault="00601DD5" w:rsidP="00601DD5">
      <w:pPr>
        <w:pStyle w:val="Paragraphedeliste"/>
        <w:numPr>
          <w:ilvl w:val="1"/>
          <w:numId w:val="14"/>
        </w:numPr>
        <w:rPr>
          <w:ins w:id="158" w:author="Guillaume DAUDIN" w:date="2022-10-20T16:06:00Z"/>
          <w:lang w:val="en-US"/>
        </w:rPr>
      </w:pPr>
      <w:ins w:id="159" w:author="Klas" w:date="2022-11-15T12:15:00Z">
        <w:r>
          <w:rPr>
            <w:b/>
            <w:bCs/>
            <w:lang w:val="en-US"/>
          </w:rPr>
          <w:t>VSRT</w:t>
        </w:r>
        <w:r w:rsidRPr="00B55CD6">
          <w:rPr>
            <w:lang w:val="en-US"/>
          </w:rPr>
          <w:t>:</w:t>
        </w:r>
        <w:r>
          <w:rPr>
            <w:lang w:val="en-US"/>
          </w:rPr>
          <w:t xml:space="preserve"> value of ship at return for cases where the sources suggest total returns, </w:t>
        </w:r>
        <w:r>
          <w:rPr>
            <w:rStyle w:val="contentpasted0"/>
            <w:lang w:val="en-US"/>
          </w:rPr>
          <w:t>but if we anyway would want to test for possibility that ship in is not included</w:t>
        </w:r>
        <w:r>
          <w:rPr>
            <w:lang w:val="en-US"/>
          </w:rPr>
          <w:t>.</w:t>
        </w:r>
        <w:r w:rsidRPr="00292039">
          <w:rPr>
            <w:lang w:val="en-US"/>
          </w:rPr>
          <w:t xml:space="preserve"> </w:t>
        </w:r>
        <w:r>
          <w:rPr>
            <w:lang w:val="en-US"/>
          </w:rPr>
          <w:t>Baseline is 0</w:t>
        </w:r>
      </w:ins>
      <w:ins w:id="160" w:author="Guillaume DAUDIN" w:date="2022-11-22T10:01:00Z">
        <w:r w:rsidR="003B4683">
          <w:rPr>
            <w:lang w:val="en-US"/>
          </w:rPr>
          <w:t>. But the value to enter depends</w:t>
        </w:r>
      </w:ins>
      <w:ins w:id="161" w:author="Guillaume DAUDIN" w:date="2022-11-22T10:02:00Z">
        <w:r w:rsidR="003B4683">
          <w:rPr>
            <w:lang w:val="en-US"/>
          </w:rPr>
          <w:t xml:space="preserve"> on available information (and might depend, </w:t>
        </w:r>
        <w:proofErr w:type="spellStart"/>
        <w:r w:rsidR="003B4683">
          <w:rPr>
            <w:lang w:val="en-US"/>
          </w:rPr>
          <w:t>eg</w:t>
        </w:r>
        <w:proofErr w:type="spellEnd"/>
        <w:r w:rsidR="003B4683">
          <w:rPr>
            <w:lang w:val="en-US"/>
          </w:rPr>
          <w:t xml:space="preserve">, on VSR, </w:t>
        </w:r>
      </w:ins>
      <w:ins w:id="162" w:author="Klas" w:date="2022-11-15T12:15:00Z">
        <w:r>
          <w:rPr>
            <w:lang w:val="en-US"/>
          </w:rPr>
          <w:t xml:space="preserve"> </w:t>
        </w:r>
      </w:ins>
      <w:ins w:id="163" w:author="Guillaume DAUDIN" w:date="2022-11-22T10:02:00Z">
        <w:r w:rsidR="003B4683">
          <w:rPr>
            <w:lang w:val="en-US"/>
          </w:rPr>
          <w:t>in which case the hypotheses to list are VSDO</w:t>
        </w:r>
      </w:ins>
      <w:ins w:id="164" w:author="Klas Rönnbäck" w:date="2023-08-25T08:40:00Z">
        <w:r w:rsidR="004C24F2">
          <w:rPr>
            <w:lang w:val="en-US"/>
          </w:rPr>
          <w:t>*</w:t>
        </w:r>
      </w:ins>
      <w:ins w:id="165" w:author="Guillaume DAUDIN" w:date="2022-11-22T10:02:00Z">
        <w:del w:id="166" w:author="Klas Rönnbäck" w:date="2023-08-25T08:40:00Z">
          <w:r w:rsidR="003B4683" w:rsidDel="004C24F2">
            <w:rPr>
              <w:lang w:val="en-US"/>
            </w:rPr>
            <w:delText>+</w:delText>
          </w:r>
        </w:del>
        <w:r w:rsidR="003B4683">
          <w:rPr>
            <w:lang w:val="en-US"/>
          </w:rPr>
          <w:t>VSDT)</w:t>
        </w:r>
      </w:ins>
      <w:ins w:id="167" w:author="Guillaume DAUDIN" w:date="2022-11-22T10:03:00Z">
        <w:r w:rsidR="003B4683">
          <w:rPr>
            <w:lang w:val="en-US"/>
          </w:rPr>
          <w:t>.</w:t>
        </w:r>
      </w:ins>
      <w:ins w:id="168" w:author="Klas" w:date="2022-11-15T12:15:00Z">
        <w:del w:id="169" w:author="Guillaume DAUDIN" w:date="2022-11-22T10:03:00Z">
          <w:r w:rsidDel="003B4683">
            <w:rPr>
              <w:lang w:val="en-US"/>
            </w:rPr>
            <w:delText>(</w:delText>
          </w:r>
        </w:del>
      </w:ins>
      <w:ins w:id="170" w:author="Klas" w:date="2022-11-15T12:16:00Z">
        <w:del w:id="171" w:author="Guillaume DAUDIN" w:date="2022-11-22T10:03:00Z">
          <w:r w:rsidDel="003B4683">
            <w:rPr>
              <w:lang w:val="en-US"/>
            </w:rPr>
            <w:delText xml:space="preserve">but alternative </w:delText>
          </w:r>
          <w:commentRangeStart w:id="172"/>
          <w:r w:rsidDel="003B4683">
            <w:rPr>
              <w:lang w:val="en-US"/>
            </w:rPr>
            <w:delText xml:space="preserve">hypothesis </w:delText>
          </w:r>
        </w:del>
      </w:ins>
      <w:commentRangeEnd w:id="172"/>
      <w:del w:id="173" w:author="Guillaume DAUDIN" w:date="2022-11-22T10:03:00Z">
        <w:r w:rsidR="00E770AD" w:rsidDel="003B4683">
          <w:rPr>
            <w:rStyle w:val="Marquedecommentaire"/>
          </w:rPr>
          <w:commentReference w:id="172"/>
        </w:r>
      </w:del>
      <w:ins w:id="174" w:author="Klas" w:date="2022-11-15T12:16:00Z">
        <w:del w:id="175" w:author="Guillaume DAUDIN" w:date="2022-11-22T10:03:00Z">
          <w:r w:rsidDel="003B4683">
            <w:rPr>
              <w:lang w:val="en-US"/>
            </w:rPr>
            <w:delText>is VSR)</w:delText>
          </w:r>
        </w:del>
      </w:ins>
      <w:ins w:id="176" w:author="Klas" w:date="2022-11-15T12:15:00Z">
        <w:del w:id="177" w:author="Guillaume DAUDIN" w:date="2022-11-22T10:03:00Z">
          <w:r w:rsidDel="003B4683">
            <w:rPr>
              <w:lang w:val="en-US"/>
            </w:rPr>
            <w:delText>.</w:delText>
          </w:r>
        </w:del>
      </w:ins>
    </w:p>
    <w:p w14:paraId="22E9EA38" w14:textId="4C8749B1" w:rsidR="00ED2F2C" w:rsidRDefault="00ED2F2C">
      <w:pPr>
        <w:pStyle w:val="Paragraphedeliste"/>
        <w:numPr>
          <w:ilvl w:val="1"/>
          <w:numId w:val="14"/>
        </w:numPr>
        <w:rPr>
          <w:ins w:id="178" w:author="Klas" w:date="2022-11-15T12:25:00Z"/>
          <w:lang w:val="en-US"/>
        </w:rPr>
      </w:pPr>
      <w:ins w:id="179" w:author="Guillaume DAUDIN" w:date="2022-10-20T16:07:00Z">
        <w:r>
          <w:rPr>
            <w:b/>
            <w:lang w:val="en-US"/>
          </w:rPr>
          <w:t>IN</w:t>
        </w:r>
      </w:ins>
      <w:ins w:id="180" w:author="Guillaume DAUDIN" w:date="2022-11-24T12:29:00Z">
        <w:r w:rsidR="009D71ED">
          <w:rPr>
            <w:b/>
            <w:lang w:val="en-US"/>
          </w:rPr>
          <w:t>V</w:t>
        </w:r>
      </w:ins>
      <w:ins w:id="181" w:author="Guillaume DAUDIN" w:date="2022-10-20T16:06:00Z">
        <w:r>
          <w:rPr>
            <w:b/>
            <w:lang w:val="en-US"/>
          </w:rPr>
          <w:t>:</w:t>
        </w:r>
        <w:r>
          <w:rPr>
            <w:lang w:val="en-US"/>
          </w:rPr>
          <w:t xml:space="preserve"> Insurance. Baseline </w:t>
        </w:r>
      </w:ins>
      <w:ins w:id="182" w:author="Guillaume DAUDIN" w:date="2022-11-07T17:10:00Z">
        <w:r w:rsidR="000150F7" w:rsidRPr="000150F7">
          <w:rPr>
            <w:lang w:val="en-US"/>
          </w:rPr>
          <w:t>is the insurance rate estimated by Pearson &amp; Richardson 2019, for the year of the voyage in question.</w:t>
        </w:r>
      </w:ins>
    </w:p>
    <w:p w14:paraId="261EAA65" w14:textId="3BBDA68A" w:rsidR="00C76A18" w:rsidRDefault="00C76A18">
      <w:pPr>
        <w:pStyle w:val="Paragraphedeliste"/>
        <w:numPr>
          <w:ilvl w:val="1"/>
          <w:numId w:val="14"/>
        </w:numPr>
        <w:rPr>
          <w:ins w:id="183" w:author="Guillaume DAUDIN" w:date="2022-11-07T17:10:00Z"/>
          <w:lang w:val="en-US"/>
        </w:rPr>
      </w:pPr>
      <w:ins w:id="184" w:author="Klas" w:date="2022-11-15T12:25:00Z">
        <w:r>
          <w:rPr>
            <w:b/>
            <w:lang w:val="en-US"/>
          </w:rPr>
          <w:t>INT:</w:t>
        </w:r>
      </w:ins>
      <w:ins w:id="185" w:author="Klas" w:date="2022-11-15T12:26:00Z">
        <w:r w:rsidRPr="00C76A18">
          <w:rPr>
            <w:lang w:val="en-US"/>
          </w:rPr>
          <w:t xml:space="preserve"> </w:t>
        </w:r>
        <w:r>
          <w:rPr>
            <w:lang w:val="en-US"/>
          </w:rPr>
          <w:t xml:space="preserve">insurance cost for cases where the sources suggest total outlays, </w:t>
        </w:r>
        <w:r>
          <w:rPr>
            <w:rStyle w:val="contentpasted0"/>
            <w:lang w:val="en-US"/>
          </w:rPr>
          <w:t>but if we anyway would want to test for possibility that insurance is not included</w:t>
        </w:r>
        <w:r>
          <w:rPr>
            <w:lang w:val="en-US"/>
          </w:rPr>
          <w:t>.</w:t>
        </w:r>
        <w:r w:rsidRPr="00292039">
          <w:rPr>
            <w:lang w:val="en-US"/>
          </w:rPr>
          <w:t xml:space="preserve"> </w:t>
        </w:r>
        <w:r>
          <w:rPr>
            <w:lang w:val="en-US"/>
          </w:rPr>
          <w:t>Baseline is 0</w:t>
        </w:r>
      </w:ins>
      <w:ins w:id="186" w:author="Guillaume DAUDIN" w:date="2022-11-22T10:13:00Z">
        <w:r w:rsidR="007C550B">
          <w:rPr>
            <w:lang w:val="en-US"/>
          </w:rPr>
          <w:t xml:space="preserve">. But the value to enter depends on available information (and might depend, </w:t>
        </w:r>
        <w:proofErr w:type="spellStart"/>
        <w:r w:rsidR="007C550B">
          <w:rPr>
            <w:lang w:val="en-US"/>
          </w:rPr>
          <w:t>eg</w:t>
        </w:r>
        <w:proofErr w:type="spellEnd"/>
        <w:r w:rsidR="007C550B">
          <w:rPr>
            <w:lang w:val="en-US"/>
          </w:rPr>
          <w:t>, on IN</w:t>
        </w:r>
      </w:ins>
      <w:ins w:id="187" w:author="Klas Rönnbäck" w:date="2023-08-25T08:40:00Z">
        <w:r w:rsidR="00EC5DBC">
          <w:rPr>
            <w:lang w:val="en-US"/>
          </w:rPr>
          <w:t>V</w:t>
        </w:r>
      </w:ins>
      <w:ins w:id="188" w:author="Guillaume DAUDIN" w:date="2022-11-22T10:13:00Z">
        <w:r w:rsidR="007C550B">
          <w:rPr>
            <w:lang w:val="en-US"/>
          </w:rPr>
          <w:t>,  in which case the hypotheses to list are IN</w:t>
        </w:r>
      </w:ins>
      <w:ins w:id="189" w:author="Klas Rönnbäck" w:date="2023-08-25T08:40:00Z">
        <w:r w:rsidR="00EC5DBC">
          <w:rPr>
            <w:lang w:val="en-US"/>
          </w:rPr>
          <w:t>V</w:t>
        </w:r>
        <w:r w:rsidR="00897115">
          <w:rPr>
            <w:lang w:val="en-US"/>
          </w:rPr>
          <w:t>*</w:t>
        </w:r>
      </w:ins>
      <w:ins w:id="190" w:author="Guillaume DAUDIN" w:date="2022-11-22T10:13:00Z">
        <w:del w:id="191" w:author="Klas Rönnbäck" w:date="2023-08-25T08:40:00Z">
          <w:r w:rsidR="007C550B" w:rsidDel="00897115">
            <w:rPr>
              <w:lang w:val="en-US"/>
            </w:rPr>
            <w:delText>+</w:delText>
          </w:r>
        </w:del>
        <w:r w:rsidR="007C550B">
          <w:rPr>
            <w:lang w:val="en-US"/>
          </w:rPr>
          <w:t>INT).</w:t>
        </w:r>
      </w:ins>
      <w:ins w:id="192" w:author="Klas" w:date="2022-11-15T12:26:00Z">
        <w:del w:id="193" w:author="Guillaume DAUDIN" w:date="2022-11-22T10:13:00Z">
          <w:r w:rsidDel="007C550B">
            <w:rPr>
              <w:lang w:val="en-US"/>
            </w:rPr>
            <w:delText xml:space="preserve"> (but alternative hypothesis is IN).</w:delText>
          </w:r>
        </w:del>
      </w:ins>
    </w:p>
    <w:p w14:paraId="08F6D1E8" w14:textId="1137DFA3" w:rsidR="006E36C4" w:rsidRDefault="006E36C4">
      <w:pPr>
        <w:pStyle w:val="Paragraphedeliste"/>
        <w:numPr>
          <w:ilvl w:val="1"/>
          <w:numId w:val="14"/>
        </w:numPr>
        <w:rPr>
          <w:ins w:id="194" w:author="Guillaume DAUDIN" w:date="2022-11-22T10:03:00Z"/>
          <w:lang w:val="en-US"/>
        </w:rPr>
      </w:pPr>
      <w:proofErr w:type="gramStart"/>
      <w:ins w:id="195" w:author="Guillaume DAUDIN" w:date="2022-11-07T17:10:00Z">
        <w:r>
          <w:rPr>
            <w:b/>
            <w:lang w:val="en-US"/>
          </w:rPr>
          <w:t>Other</w:t>
        </w:r>
      </w:ins>
      <w:ins w:id="196" w:author="Guillaume DAUDIN" w:date="2022-11-07T17:11:00Z">
        <w:r>
          <w:rPr>
            <w:b/>
            <w:lang w:val="en-US"/>
          </w:rPr>
          <w:t xml:space="preserve"> :</w:t>
        </w:r>
        <w:proofErr w:type="gramEnd"/>
        <w:r>
          <w:rPr>
            <w:lang w:val="en-US"/>
          </w:rPr>
          <w:t xml:space="preserve"> For the rest</w:t>
        </w:r>
      </w:ins>
      <w:ins w:id="197" w:author="Guillaume DAUDIN" w:date="2022-11-22T10:13:00Z">
        <w:r w:rsidR="00393521">
          <w:rPr>
            <w:lang w:val="en-US"/>
          </w:rPr>
          <w:t>, to explain in the “remark” column.</w:t>
        </w:r>
      </w:ins>
    </w:p>
    <w:p w14:paraId="4CA39C26" w14:textId="5CB20D0B" w:rsidR="003B4683" w:rsidRDefault="003B4683" w:rsidP="003B4683">
      <w:pPr>
        <w:rPr>
          <w:ins w:id="198" w:author="Guillaume DAUDIN" w:date="2022-11-22T10:03:00Z"/>
          <w:lang w:val="en-US"/>
        </w:rPr>
      </w:pPr>
      <w:proofErr w:type="gramStart"/>
      <w:ins w:id="199" w:author="Guillaume DAUDIN" w:date="2022-11-22T10:03:00Z">
        <w:r>
          <w:rPr>
            <w:lang w:val="en-US"/>
          </w:rPr>
          <w:t>Example :</w:t>
        </w:r>
        <w:proofErr w:type="gramEnd"/>
        <w:r>
          <w:rPr>
            <w:lang w:val="en-US"/>
          </w:rPr>
          <w:t xml:space="preserve"> </w:t>
        </w:r>
      </w:ins>
    </w:p>
    <w:p w14:paraId="35AB4E6A" w14:textId="6CC40AC4" w:rsidR="007C550B" w:rsidRDefault="007C550B">
      <w:pPr>
        <w:spacing w:line="240" w:lineRule="auto"/>
        <w:rPr>
          <w:ins w:id="200" w:author="Guillaume DAUDIN" w:date="2022-11-22T10:03:00Z"/>
          <w:lang w:val="en-US"/>
        </w:rPr>
        <w:pPrChange w:id="201" w:author="Guillaume DAUDIN" w:date="2022-11-22T10:06:00Z">
          <w:pPr/>
        </w:pPrChange>
      </w:pPr>
      <w:ins w:id="202" w:author="Guillaume DAUDIN" w:date="2022-11-22T10:03:00Z">
        <w:r>
          <w:rPr>
            <w:lang w:val="en-US"/>
          </w:rPr>
          <w:t xml:space="preserve">A ship makes two voyages. We know the value out </w:t>
        </w:r>
      </w:ins>
      <w:ins w:id="203" w:author="Guillaume DAUDIN" w:date="2022-11-22T10:12:00Z">
        <w:r>
          <w:rPr>
            <w:lang w:val="en-US"/>
          </w:rPr>
          <w:t xml:space="preserve">for </w:t>
        </w:r>
      </w:ins>
      <w:ins w:id="204" w:author="Guillaume DAUDIN" w:date="2022-11-22T10:03:00Z">
        <w:r>
          <w:rPr>
            <w:lang w:val="en-US"/>
          </w:rPr>
          <w:t xml:space="preserve">the first </w:t>
        </w:r>
        <w:proofErr w:type="gramStart"/>
        <w:r>
          <w:rPr>
            <w:lang w:val="en-US"/>
          </w:rPr>
          <w:t>voyage :</w:t>
        </w:r>
        <w:proofErr w:type="gramEnd"/>
      </w:ins>
    </w:p>
    <w:p w14:paraId="4D34D57C" w14:textId="77777777" w:rsidR="007C550B" w:rsidRPr="007C550B" w:rsidRDefault="007C550B">
      <w:pPr>
        <w:spacing w:line="240" w:lineRule="auto"/>
        <w:ind w:firstLine="1304"/>
        <w:rPr>
          <w:ins w:id="205" w:author="Guillaume DAUDIN" w:date="2022-11-22T10:03:00Z"/>
          <w:lang w:val="en-US"/>
        </w:rPr>
        <w:pPrChange w:id="206" w:author="Guillaume DAUDIN" w:date="2022-11-22T10:06:00Z">
          <w:pPr/>
        </w:pPrChange>
      </w:pPr>
      <w:ins w:id="207" w:author="Guillaume DAUDIN" w:date="2022-11-22T10:03:00Z">
        <w:r w:rsidRPr="007C550B">
          <w:rPr>
            <w:lang w:val="en-US"/>
          </w:rPr>
          <w:t xml:space="preserve">ship </w:t>
        </w:r>
        <w:proofErr w:type="gramStart"/>
        <w:r w:rsidRPr="007C550B">
          <w:rPr>
            <w:lang w:val="en-US"/>
          </w:rPr>
          <w:t>out :</w:t>
        </w:r>
        <w:proofErr w:type="gramEnd"/>
        <w:r w:rsidRPr="007C550B">
          <w:rPr>
            <w:lang w:val="en-US"/>
          </w:rPr>
          <w:t xml:space="preserve"> 100 -- no hypothesis : that is given by the data</w:t>
        </w:r>
      </w:ins>
    </w:p>
    <w:p w14:paraId="7EEEC9F7" w14:textId="77777777" w:rsidR="007C550B" w:rsidRPr="007C550B" w:rsidRDefault="007C550B">
      <w:pPr>
        <w:spacing w:line="240" w:lineRule="auto"/>
        <w:ind w:firstLine="1304"/>
        <w:rPr>
          <w:ins w:id="208" w:author="Guillaume DAUDIN" w:date="2022-11-22T10:03:00Z"/>
          <w:lang w:val="en-US"/>
        </w:rPr>
        <w:pPrChange w:id="209" w:author="Guillaume DAUDIN" w:date="2022-11-22T10:06:00Z">
          <w:pPr/>
        </w:pPrChange>
      </w:pPr>
      <w:ins w:id="210" w:author="Guillaume DAUDIN" w:date="2022-11-22T10:03:00Z">
        <w:r w:rsidRPr="007C550B">
          <w:rPr>
            <w:lang w:val="en-US"/>
          </w:rPr>
          <w:t xml:space="preserve">ship </w:t>
        </w:r>
        <w:proofErr w:type="gramStart"/>
        <w:r w:rsidRPr="007C550B">
          <w:rPr>
            <w:lang w:val="en-US"/>
          </w:rPr>
          <w:t>in :</w:t>
        </w:r>
        <w:proofErr w:type="gramEnd"/>
        <w:r w:rsidRPr="007C550B">
          <w:rPr>
            <w:lang w:val="en-US"/>
          </w:rPr>
          <w:t> 75 -- VSR</w:t>
        </w:r>
      </w:ins>
    </w:p>
    <w:p w14:paraId="29C6F35B" w14:textId="58EED3A7" w:rsidR="007C550B" w:rsidRPr="007C550B" w:rsidRDefault="007C550B">
      <w:pPr>
        <w:spacing w:line="240" w:lineRule="auto"/>
        <w:ind w:firstLine="1304"/>
        <w:rPr>
          <w:ins w:id="211" w:author="Guillaume DAUDIN" w:date="2022-11-22T10:03:00Z"/>
          <w:lang w:val="en-US"/>
        </w:rPr>
        <w:pPrChange w:id="212" w:author="Guillaume DAUDIN" w:date="2022-11-22T10:06:00Z">
          <w:pPr/>
        </w:pPrChange>
      </w:pPr>
      <w:ins w:id="213" w:author="Guillaume DAUDIN" w:date="2022-11-22T10:03:00Z">
        <w:r w:rsidRPr="007C550B">
          <w:rPr>
            <w:lang w:val="en-US"/>
          </w:rPr>
          <w:t xml:space="preserve">ship out second </w:t>
        </w:r>
        <w:proofErr w:type="gramStart"/>
        <w:r w:rsidRPr="007C550B">
          <w:rPr>
            <w:lang w:val="en-US"/>
          </w:rPr>
          <w:t>time :</w:t>
        </w:r>
        <w:proofErr w:type="gramEnd"/>
        <w:r w:rsidRPr="007C550B">
          <w:rPr>
            <w:lang w:val="en-US"/>
          </w:rPr>
          <w:t> 75 -- VSR</w:t>
        </w:r>
      </w:ins>
    </w:p>
    <w:p w14:paraId="37D6DDA3" w14:textId="7CD7AD5F" w:rsidR="007C550B" w:rsidRDefault="007C550B">
      <w:pPr>
        <w:spacing w:line="240" w:lineRule="auto"/>
        <w:ind w:firstLine="1304"/>
        <w:rPr>
          <w:ins w:id="214" w:author="Guillaume DAUDIN" w:date="2022-11-22T10:04:00Z"/>
          <w:lang w:val="en-US"/>
        </w:rPr>
        <w:pPrChange w:id="215" w:author="Guillaume DAUDIN" w:date="2022-11-22T10:06:00Z">
          <w:pPr>
            <w:ind w:firstLine="1304"/>
          </w:pPr>
        </w:pPrChange>
      </w:pPr>
      <w:ins w:id="216" w:author="Guillaume DAUDIN" w:date="2022-11-22T10:03:00Z">
        <w:r w:rsidRPr="007C550B">
          <w:rPr>
            <w:lang w:val="en-US"/>
          </w:rPr>
          <w:t xml:space="preserve">ship in second </w:t>
        </w:r>
        <w:proofErr w:type="gramStart"/>
        <w:r w:rsidRPr="007C550B">
          <w:rPr>
            <w:lang w:val="en-US"/>
          </w:rPr>
          <w:t>time :</w:t>
        </w:r>
        <w:proofErr w:type="gramEnd"/>
        <w:r w:rsidRPr="007C550B">
          <w:rPr>
            <w:lang w:val="en-US"/>
          </w:rPr>
          <w:t> 56,25 -- VSR2</w:t>
        </w:r>
      </w:ins>
    </w:p>
    <w:p w14:paraId="1E4C870F" w14:textId="78E60677" w:rsidR="007C550B" w:rsidRDefault="007C550B" w:rsidP="007C550B">
      <w:pPr>
        <w:ind w:firstLine="1304"/>
        <w:rPr>
          <w:ins w:id="217" w:author="Guillaume DAUDIN" w:date="2022-11-22T10:04:00Z"/>
          <w:lang w:val="en-US"/>
        </w:rPr>
      </w:pPr>
    </w:p>
    <w:p w14:paraId="2B92F007" w14:textId="71EB7BE6" w:rsidR="007C550B" w:rsidRDefault="007C550B">
      <w:pPr>
        <w:spacing w:line="240" w:lineRule="auto"/>
        <w:rPr>
          <w:ins w:id="218" w:author="Guillaume DAUDIN" w:date="2022-11-22T10:04:00Z"/>
          <w:lang w:val="en-US"/>
        </w:rPr>
        <w:pPrChange w:id="219" w:author="Guillaume DAUDIN" w:date="2022-11-22T10:06:00Z">
          <w:pPr/>
        </w:pPrChange>
      </w:pPr>
      <w:ins w:id="220" w:author="Guillaume DAUDIN" w:date="2022-11-22T10:04:00Z">
        <w:r>
          <w:rPr>
            <w:lang w:val="en-US"/>
          </w:rPr>
          <w:t>A ship makes two voyages. We know the value of other outlays for the first one (100)</w:t>
        </w:r>
      </w:ins>
    </w:p>
    <w:p w14:paraId="68E4B034" w14:textId="6C9B2C48" w:rsidR="007C550B" w:rsidRPr="007C550B" w:rsidRDefault="007C550B">
      <w:pPr>
        <w:spacing w:line="240" w:lineRule="auto"/>
        <w:ind w:firstLine="1304"/>
        <w:rPr>
          <w:ins w:id="221" w:author="Guillaume DAUDIN" w:date="2022-11-22T10:04:00Z"/>
          <w:lang w:val="en-US"/>
        </w:rPr>
        <w:pPrChange w:id="222" w:author="Guillaume DAUDIN" w:date="2022-11-22T10:06:00Z">
          <w:pPr/>
        </w:pPrChange>
      </w:pPr>
      <w:ins w:id="223" w:author="Guillaume DAUDIN" w:date="2022-11-22T10:04:00Z">
        <w:r w:rsidRPr="007C550B">
          <w:rPr>
            <w:lang w:val="en-US"/>
          </w:rPr>
          <w:t>ship out: 17 -- VSDO</w:t>
        </w:r>
      </w:ins>
    </w:p>
    <w:p w14:paraId="284897A5" w14:textId="2838D210" w:rsidR="007C550B" w:rsidRPr="007C550B" w:rsidRDefault="007C550B">
      <w:pPr>
        <w:spacing w:line="240" w:lineRule="auto"/>
        <w:ind w:firstLine="1304"/>
        <w:rPr>
          <w:ins w:id="224" w:author="Guillaume DAUDIN" w:date="2022-11-22T10:04:00Z"/>
          <w:lang w:val="en-US"/>
        </w:rPr>
        <w:pPrChange w:id="225" w:author="Guillaume DAUDIN" w:date="2022-11-22T10:13:00Z">
          <w:pPr/>
        </w:pPrChange>
      </w:pPr>
      <w:ins w:id="226" w:author="Guillaume DAUDIN" w:date="2022-11-22T10:04:00Z">
        <w:r w:rsidRPr="007C550B">
          <w:rPr>
            <w:lang w:val="en-US"/>
          </w:rPr>
          <w:t xml:space="preserve">ship </w:t>
        </w:r>
        <w:proofErr w:type="gramStart"/>
        <w:r w:rsidRPr="007C550B">
          <w:rPr>
            <w:lang w:val="en-US"/>
          </w:rPr>
          <w:t>in:</w:t>
        </w:r>
        <w:proofErr w:type="gramEnd"/>
        <w:r w:rsidRPr="007C550B">
          <w:rPr>
            <w:lang w:val="en-US"/>
          </w:rPr>
          <w:t xml:space="preserve"> 12.75 --</w:t>
        </w:r>
        <w:r>
          <w:rPr>
            <w:lang w:val="en-US"/>
          </w:rPr>
          <w:t xml:space="preserve"> </w:t>
        </w:r>
        <w:r w:rsidRPr="007C550B">
          <w:rPr>
            <w:lang w:val="en-US"/>
          </w:rPr>
          <w:t>VSDO+VSR</w:t>
        </w:r>
      </w:ins>
    </w:p>
    <w:p w14:paraId="03EE5A8E" w14:textId="0FCF01DD" w:rsidR="007C550B" w:rsidRPr="007C550B" w:rsidRDefault="007C550B">
      <w:pPr>
        <w:spacing w:line="240" w:lineRule="auto"/>
        <w:ind w:firstLine="1304"/>
        <w:rPr>
          <w:ins w:id="227" w:author="Guillaume DAUDIN" w:date="2022-11-22T10:04:00Z"/>
          <w:lang w:val="en-US"/>
        </w:rPr>
        <w:pPrChange w:id="228" w:author="Guillaume DAUDIN" w:date="2022-11-22T10:06:00Z">
          <w:pPr/>
        </w:pPrChange>
      </w:pPr>
      <w:ins w:id="229" w:author="Guillaume DAUDIN" w:date="2022-11-22T10:04:00Z">
        <w:r w:rsidRPr="007C550B">
          <w:rPr>
            <w:lang w:val="en-US"/>
          </w:rPr>
          <w:t>ship out second time: 12.75 -- VSDO+VSR</w:t>
        </w:r>
      </w:ins>
    </w:p>
    <w:p w14:paraId="71FD2D6C" w14:textId="406995FA" w:rsidR="007C550B" w:rsidRDefault="007C550B">
      <w:pPr>
        <w:spacing w:line="240" w:lineRule="auto"/>
        <w:ind w:firstLine="1304"/>
        <w:rPr>
          <w:ins w:id="230" w:author="Guillaume DAUDIN" w:date="2022-11-22T10:04:00Z"/>
          <w:lang w:val="en-US"/>
        </w:rPr>
        <w:pPrChange w:id="231" w:author="Guillaume DAUDIN" w:date="2022-11-22T10:06:00Z">
          <w:pPr>
            <w:ind w:firstLine="1304"/>
          </w:pPr>
        </w:pPrChange>
      </w:pPr>
      <w:ins w:id="232" w:author="Guillaume DAUDIN" w:date="2022-11-22T10:04:00Z">
        <w:r w:rsidRPr="007C550B">
          <w:rPr>
            <w:lang w:val="en-US"/>
          </w:rPr>
          <w:t>ship in second time: 9.56 -- VSDO+VSR+VSR</w:t>
        </w:r>
      </w:ins>
    </w:p>
    <w:p w14:paraId="6F8F2AEF" w14:textId="368AF72B" w:rsidR="007C550B" w:rsidRDefault="007C550B" w:rsidP="007C550B">
      <w:pPr>
        <w:ind w:firstLine="1304"/>
        <w:rPr>
          <w:ins w:id="233" w:author="Guillaume DAUDIN" w:date="2022-11-22T10:05:00Z"/>
          <w:lang w:val="en-US"/>
        </w:rPr>
      </w:pPr>
    </w:p>
    <w:p w14:paraId="0C38F71B" w14:textId="54CCEEE9" w:rsidR="007C550B" w:rsidRDefault="007C550B">
      <w:pPr>
        <w:spacing w:line="240" w:lineRule="auto"/>
        <w:rPr>
          <w:ins w:id="234" w:author="Guillaume DAUDIN" w:date="2022-11-22T10:05:00Z"/>
          <w:lang w:val="en-US"/>
        </w:rPr>
        <w:pPrChange w:id="235" w:author="Guillaume DAUDIN" w:date="2022-11-22T10:06:00Z">
          <w:pPr/>
        </w:pPrChange>
      </w:pPr>
      <w:ins w:id="236" w:author="Guillaume DAUDIN" w:date="2022-11-22T10:05:00Z">
        <w:r>
          <w:rPr>
            <w:lang w:val="en-US"/>
          </w:rPr>
          <w:t xml:space="preserve">Idem, but we do not know if the value of the ship is already included in the returns </w:t>
        </w:r>
      </w:ins>
      <w:ins w:id="237" w:author="Guillaume DAUDIN" w:date="2022-11-22T10:12:00Z">
        <w:r>
          <w:rPr>
            <w:lang w:val="en-US"/>
          </w:rPr>
          <w:t xml:space="preserve">of the second voyage </w:t>
        </w:r>
      </w:ins>
      <w:ins w:id="238" w:author="Guillaume DAUDIN" w:date="2022-11-22T10:05:00Z">
        <w:r>
          <w:rPr>
            <w:lang w:val="en-US"/>
          </w:rPr>
          <w:t>or not</w:t>
        </w:r>
      </w:ins>
    </w:p>
    <w:p w14:paraId="03A6E967" w14:textId="5C27EFF6" w:rsidR="007C550B" w:rsidRPr="007C550B" w:rsidRDefault="007C550B">
      <w:pPr>
        <w:spacing w:line="240" w:lineRule="auto"/>
        <w:ind w:firstLine="1304"/>
        <w:rPr>
          <w:ins w:id="239" w:author="Guillaume DAUDIN" w:date="2022-11-22T10:05:00Z"/>
          <w:lang w:val="en-US"/>
        </w:rPr>
        <w:pPrChange w:id="240" w:author="Guillaume DAUDIN" w:date="2022-11-22T10:06:00Z">
          <w:pPr>
            <w:ind w:firstLine="1304"/>
          </w:pPr>
        </w:pPrChange>
      </w:pPr>
      <w:ins w:id="241" w:author="Guillaume DAUDIN" w:date="2022-11-22T10:05:00Z">
        <w:r w:rsidRPr="007C550B">
          <w:rPr>
            <w:lang w:val="en-US"/>
          </w:rPr>
          <w:t>ship out: 17 -- VSDO</w:t>
        </w:r>
      </w:ins>
    </w:p>
    <w:p w14:paraId="3554B649" w14:textId="0D32E8E4" w:rsidR="007C550B" w:rsidRPr="007C550B" w:rsidRDefault="007C550B">
      <w:pPr>
        <w:spacing w:line="240" w:lineRule="auto"/>
        <w:ind w:firstLine="1304"/>
        <w:rPr>
          <w:ins w:id="242" w:author="Guillaume DAUDIN" w:date="2022-11-22T10:05:00Z"/>
          <w:lang w:val="en-US"/>
        </w:rPr>
        <w:pPrChange w:id="243" w:author="Guillaume DAUDIN" w:date="2022-11-22T10:06:00Z">
          <w:pPr>
            <w:ind w:firstLine="1304"/>
          </w:pPr>
        </w:pPrChange>
      </w:pPr>
      <w:ins w:id="244" w:author="Guillaume DAUDIN" w:date="2022-11-22T10:05:00Z">
        <w:r w:rsidRPr="007C550B">
          <w:rPr>
            <w:lang w:val="en-US"/>
          </w:rPr>
          <w:t xml:space="preserve">ship </w:t>
        </w:r>
        <w:proofErr w:type="gramStart"/>
        <w:r w:rsidRPr="007C550B">
          <w:rPr>
            <w:lang w:val="en-US"/>
          </w:rPr>
          <w:t>in:</w:t>
        </w:r>
        <w:proofErr w:type="gramEnd"/>
        <w:r w:rsidRPr="007C550B">
          <w:rPr>
            <w:lang w:val="en-US"/>
          </w:rPr>
          <w:t xml:space="preserve"> 12.75 --</w:t>
        </w:r>
        <w:r>
          <w:rPr>
            <w:lang w:val="en-US"/>
          </w:rPr>
          <w:t xml:space="preserve"> </w:t>
        </w:r>
        <w:r w:rsidRPr="007C550B">
          <w:rPr>
            <w:lang w:val="en-US"/>
          </w:rPr>
          <w:t>VSDO+VSR</w:t>
        </w:r>
      </w:ins>
    </w:p>
    <w:p w14:paraId="0DE1EC42" w14:textId="3AE61286" w:rsidR="007C550B" w:rsidRPr="007C550B" w:rsidRDefault="007C550B">
      <w:pPr>
        <w:spacing w:line="240" w:lineRule="auto"/>
        <w:ind w:firstLine="1304"/>
        <w:rPr>
          <w:ins w:id="245" w:author="Guillaume DAUDIN" w:date="2022-11-22T10:05:00Z"/>
          <w:lang w:val="en-US"/>
        </w:rPr>
        <w:pPrChange w:id="246" w:author="Guillaume DAUDIN" w:date="2022-11-22T10:06:00Z">
          <w:pPr>
            <w:ind w:firstLine="1304"/>
          </w:pPr>
        </w:pPrChange>
      </w:pPr>
      <w:ins w:id="247" w:author="Guillaume DAUDIN" w:date="2022-11-22T10:05:00Z">
        <w:r w:rsidRPr="007C550B">
          <w:rPr>
            <w:lang w:val="en-US"/>
          </w:rPr>
          <w:t>ship out second time: 12.75 -- VSDO+VSR</w:t>
        </w:r>
      </w:ins>
    </w:p>
    <w:p w14:paraId="2F315C5F" w14:textId="70440611" w:rsidR="007C550B" w:rsidRDefault="007C550B">
      <w:pPr>
        <w:spacing w:line="240" w:lineRule="auto"/>
        <w:ind w:firstLine="1304"/>
        <w:rPr>
          <w:ins w:id="248" w:author="Guillaume DAUDIN" w:date="2022-11-22T10:05:00Z"/>
          <w:lang w:val="en-US"/>
        </w:rPr>
        <w:pPrChange w:id="249" w:author="Guillaume DAUDIN" w:date="2022-11-22T10:06:00Z">
          <w:pPr>
            <w:ind w:firstLine="1304"/>
          </w:pPr>
        </w:pPrChange>
      </w:pPr>
      <w:ins w:id="250" w:author="Guillaume DAUDIN" w:date="2022-11-22T10:05:00Z">
        <w:r w:rsidRPr="007C550B">
          <w:rPr>
            <w:lang w:val="en-US"/>
          </w:rPr>
          <w:lastRenderedPageBreak/>
          <w:t>ship in second time: 9.56 -- VSDO+VSR+VSR</w:t>
        </w:r>
        <w:r>
          <w:rPr>
            <w:lang w:val="en-US"/>
          </w:rPr>
          <w:t>+VSRT</w:t>
        </w:r>
      </w:ins>
    </w:p>
    <w:p w14:paraId="54E5AEDE" w14:textId="13B16B6D" w:rsidR="007C550B" w:rsidRDefault="007C550B" w:rsidP="007C550B">
      <w:pPr>
        <w:rPr>
          <w:ins w:id="251" w:author="Guillaume DAUDIN" w:date="2022-11-22T10:05:00Z"/>
          <w:lang w:val="en-US"/>
        </w:rPr>
      </w:pPr>
    </w:p>
    <w:p w14:paraId="2680807A" w14:textId="23A0ADC8" w:rsidR="007C550B" w:rsidRDefault="007C550B" w:rsidP="007C550B">
      <w:pPr>
        <w:rPr>
          <w:ins w:id="252" w:author="Guillaume DAUDIN" w:date="2022-11-22T10:03:00Z"/>
          <w:lang w:val="en-US"/>
        </w:rPr>
      </w:pPr>
      <w:ins w:id="253" w:author="Guillaume DAUDIN" w:date="2022-11-22T10:05:00Z">
        <w:r>
          <w:rPr>
            <w:lang w:val="en-US"/>
          </w:rPr>
          <w:tab/>
        </w:r>
      </w:ins>
    </w:p>
    <w:p w14:paraId="130AC234" w14:textId="77777777" w:rsidR="003B4683" w:rsidRPr="003B4683" w:rsidRDefault="003B4683">
      <w:pPr>
        <w:rPr>
          <w:lang w:val="en-US"/>
        </w:rPr>
        <w:pPrChange w:id="254" w:author="Guillaume DAUDIN" w:date="2022-11-22T10:03:00Z">
          <w:pPr>
            <w:pStyle w:val="Paragraphedeliste"/>
            <w:numPr>
              <w:numId w:val="14"/>
            </w:numPr>
            <w:ind w:hanging="360"/>
          </w:pPr>
        </w:pPrChange>
      </w:pPr>
    </w:p>
    <w:p w14:paraId="0C31B332" w14:textId="77777777" w:rsidR="0028242F" w:rsidRDefault="0028242F" w:rsidP="0028242F">
      <w:pPr>
        <w:pStyle w:val="Paragraphedeliste"/>
        <w:numPr>
          <w:ilvl w:val="0"/>
          <w:numId w:val="14"/>
        </w:numPr>
        <w:rPr>
          <w:lang w:val="en-US"/>
        </w:rPr>
      </w:pPr>
      <w:r>
        <w:rPr>
          <w:b/>
          <w:lang w:val="en-US"/>
        </w:rPr>
        <w:t>D</w:t>
      </w:r>
      <w:r w:rsidR="0047689C" w:rsidRPr="0028242F">
        <w:rPr>
          <w:b/>
          <w:lang w:val="en-US"/>
        </w:rPr>
        <w:t>ate</w:t>
      </w:r>
      <w:r w:rsidR="00DF569D" w:rsidRPr="0028242F">
        <w:rPr>
          <w:b/>
          <w:lang w:val="en-US"/>
        </w:rPr>
        <w:t xml:space="preserve"> of transaction</w:t>
      </w:r>
      <w:r w:rsidRPr="0028242F">
        <w:rPr>
          <w:b/>
          <w:lang w:val="en-US"/>
        </w:rPr>
        <w:t xml:space="preserve">: </w:t>
      </w:r>
      <w:r w:rsidR="00C93ED8" w:rsidRPr="0028242F">
        <w:rPr>
          <w:lang w:val="en-US"/>
        </w:rPr>
        <w:t xml:space="preserve">To be entered in the format </w:t>
      </w:r>
      <w:r w:rsidR="004D3D0A" w:rsidRPr="0028242F">
        <w:rPr>
          <w:lang w:val="en-US"/>
        </w:rPr>
        <w:t>YYYY-MM-DD</w:t>
      </w:r>
      <w:r>
        <w:rPr>
          <w:lang w:val="en-US"/>
        </w:rPr>
        <w:t>.</w:t>
      </w:r>
    </w:p>
    <w:p w14:paraId="1227955D" w14:textId="2FB24AFC" w:rsidR="0028242F" w:rsidRDefault="0047689C" w:rsidP="0028242F">
      <w:pPr>
        <w:pStyle w:val="Paragraphedeliste"/>
        <w:numPr>
          <w:ilvl w:val="0"/>
          <w:numId w:val="14"/>
        </w:numPr>
        <w:rPr>
          <w:lang w:val="en-US"/>
        </w:rPr>
      </w:pPr>
      <w:r w:rsidRPr="0028242F">
        <w:rPr>
          <w:b/>
          <w:lang w:val="en-US"/>
        </w:rPr>
        <w:t>Timing</w:t>
      </w:r>
      <w:r w:rsidR="0028242F" w:rsidRPr="0028242F">
        <w:rPr>
          <w:b/>
          <w:lang w:val="en-US"/>
        </w:rPr>
        <w:t xml:space="preserve">: </w:t>
      </w:r>
      <w:r w:rsidR="006279DA" w:rsidRPr="0028242F">
        <w:rPr>
          <w:lang w:val="en-US"/>
        </w:rPr>
        <w:t>Crude dating,</w:t>
      </w:r>
      <w:r w:rsidR="006E04DA">
        <w:rPr>
          <w:lang w:val="en-US"/>
        </w:rPr>
        <w:t xml:space="preserve"> so that we potentially also can use observations where the exact dates are not always known for individual transactions</w:t>
      </w:r>
      <w:r w:rsidR="003658E8" w:rsidRPr="0028242F">
        <w:rPr>
          <w:lang w:val="en-US"/>
        </w:rPr>
        <w:t>.</w:t>
      </w:r>
      <w:r w:rsidR="00C93ED8" w:rsidRPr="0028242F">
        <w:rPr>
          <w:lang w:val="en-US"/>
        </w:rPr>
        <w:t xml:space="preserve"> </w:t>
      </w:r>
      <w:r w:rsidR="008067C1">
        <w:rPr>
          <w:lang w:val="en-US"/>
        </w:rPr>
        <w:t>Five</w:t>
      </w:r>
      <w:r w:rsidRPr="0028242F">
        <w:rPr>
          <w:lang w:val="en-US"/>
        </w:rPr>
        <w:t xml:space="preserve"> </w:t>
      </w:r>
      <w:r w:rsidR="00497CBB" w:rsidRPr="0028242F">
        <w:rPr>
          <w:lang w:val="en-US"/>
        </w:rPr>
        <w:t>options</w:t>
      </w:r>
      <w:r w:rsidRPr="0028242F">
        <w:rPr>
          <w:lang w:val="en-US"/>
        </w:rPr>
        <w:t xml:space="preserve"> possible: </w:t>
      </w:r>
      <w:r w:rsidR="00C93ED8" w:rsidRPr="0028242F">
        <w:rPr>
          <w:lang w:val="en-US"/>
        </w:rPr>
        <w:t>O</w:t>
      </w:r>
      <w:r w:rsidRPr="0028242F">
        <w:rPr>
          <w:lang w:val="en-US"/>
        </w:rPr>
        <w:t>utfitting</w:t>
      </w:r>
      <w:r w:rsidR="008067C1">
        <w:rPr>
          <w:lang w:val="en-US"/>
        </w:rPr>
        <w:t>, After Outfitting (i.e. after main outfitting, but before departure)</w:t>
      </w:r>
      <w:r w:rsidR="0028242F" w:rsidRPr="0028242F">
        <w:rPr>
          <w:lang w:val="en-US"/>
        </w:rPr>
        <w:t xml:space="preserve">, </w:t>
      </w:r>
      <w:r w:rsidR="00CE7AFE">
        <w:rPr>
          <w:lang w:val="en-US"/>
        </w:rPr>
        <w:t>Transactions</w:t>
      </w:r>
      <w:r w:rsidR="00497CBB" w:rsidRPr="0028242F">
        <w:rPr>
          <w:lang w:val="en-US"/>
        </w:rPr>
        <w:t xml:space="preserve"> during voyage</w:t>
      </w:r>
      <w:r w:rsidR="0028242F" w:rsidRPr="0028242F">
        <w:rPr>
          <w:lang w:val="en-US"/>
        </w:rPr>
        <w:t xml:space="preserve">, </w:t>
      </w:r>
      <w:r w:rsidRPr="0028242F">
        <w:rPr>
          <w:lang w:val="en-US"/>
        </w:rPr>
        <w:t>Return</w:t>
      </w:r>
      <w:r w:rsidR="0028242F" w:rsidRPr="0028242F">
        <w:rPr>
          <w:lang w:val="en-US"/>
        </w:rPr>
        <w:t xml:space="preserve">, </w:t>
      </w:r>
      <w:r w:rsidR="00C93ED8" w:rsidRPr="0028242F">
        <w:rPr>
          <w:lang w:val="en-US"/>
        </w:rPr>
        <w:t>Unknown</w:t>
      </w:r>
      <w:r w:rsidRPr="0028242F">
        <w:rPr>
          <w:lang w:val="en-US"/>
        </w:rPr>
        <w:t xml:space="preserve"> </w:t>
      </w:r>
    </w:p>
    <w:p w14:paraId="4EBE905F" w14:textId="2DD67F48" w:rsidR="00ED2F2C" w:rsidRPr="00ED2F2C" w:rsidRDefault="00C93ED8" w:rsidP="00ED2F2C">
      <w:pPr>
        <w:pStyle w:val="Paragraphedeliste"/>
        <w:numPr>
          <w:ilvl w:val="0"/>
          <w:numId w:val="14"/>
        </w:numPr>
        <w:rPr>
          <w:lang w:val="en-US"/>
        </w:rPr>
      </w:pPr>
      <w:r w:rsidRPr="0028242F">
        <w:rPr>
          <w:b/>
          <w:lang w:val="en-US"/>
        </w:rPr>
        <w:t>Currency</w:t>
      </w:r>
      <w:r w:rsidR="0028242F" w:rsidRPr="0028242F">
        <w:rPr>
          <w:b/>
          <w:lang w:val="en-US"/>
        </w:rPr>
        <w:t xml:space="preserve">: </w:t>
      </w:r>
      <w:r w:rsidRPr="0028242F">
        <w:rPr>
          <w:lang w:val="en-US"/>
        </w:rPr>
        <w:t>The currency of the transaction.</w:t>
      </w:r>
    </w:p>
    <w:p w14:paraId="1AD7FF0E" w14:textId="0788D4C6" w:rsidR="006279DA" w:rsidRPr="0028242F" w:rsidRDefault="006279DA" w:rsidP="0028242F">
      <w:pPr>
        <w:pStyle w:val="Paragraphedeliste"/>
        <w:numPr>
          <w:ilvl w:val="0"/>
          <w:numId w:val="14"/>
        </w:numPr>
        <w:rPr>
          <w:lang w:val="en-US"/>
        </w:rPr>
      </w:pPr>
      <w:r w:rsidRPr="0028242F">
        <w:rPr>
          <w:b/>
          <w:lang w:val="en-US"/>
        </w:rPr>
        <w:t>Remarks</w:t>
      </w:r>
      <w:r w:rsidR="0028242F" w:rsidRPr="0028242F">
        <w:rPr>
          <w:b/>
          <w:lang w:val="en-US"/>
        </w:rPr>
        <w:t>:</w:t>
      </w:r>
      <w:r w:rsidR="0028242F" w:rsidRPr="0028242F">
        <w:rPr>
          <w:lang w:val="en-US"/>
        </w:rPr>
        <w:t xml:space="preserve"> </w:t>
      </w:r>
      <w:r w:rsidRPr="0028242F">
        <w:rPr>
          <w:lang w:val="en-US"/>
        </w:rPr>
        <w:t>Any other comment that might be of importance in connection to the particular cash flow.</w:t>
      </w:r>
    </w:p>
    <w:p w14:paraId="53436A45" w14:textId="77777777" w:rsidR="00C93ED8" w:rsidRPr="001F5665" w:rsidRDefault="00C93ED8">
      <w:pPr>
        <w:rPr>
          <w:lang w:val="en-US"/>
        </w:rPr>
      </w:pPr>
    </w:p>
    <w:sectPr w:rsidR="00C93ED8" w:rsidRPr="001F5665">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90" w:author="Guillaume DAUDIN" w:date="2022-11-18T11:47:00Z" w:initials="GD">
    <w:p w14:paraId="065E6CBF" w14:textId="40AFB47E" w:rsidR="00E770AD" w:rsidRPr="00F76802" w:rsidRDefault="00E770AD">
      <w:pPr>
        <w:pStyle w:val="Commentaire"/>
        <w:rPr>
          <w:lang w:val="en-US"/>
        </w:rPr>
      </w:pPr>
      <w:r>
        <w:rPr>
          <w:rStyle w:val="Marquedecommentaire"/>
        </w:rPr>
        <w:annotationRef/>
      </w:r>
      <w:r w:rsidRPr="00F76802">
        <w:rPr>
          <w:lang w:val="en-US"/>
        </w:rPr>
        <w:t>I do not get VSD2. VSD implies that we know the value at return, non? Then, the value at (second) departure is just the known value at return. Why do we need VSD2?</w:t>
      </w:r>
      <w:r w:rsidR="007A7D23" w:rsidRPr="00F76802">
        <w:rPr>
          <w:lang w:val="en-US"/>
        </w:rPr>
        <w:t xml:space="preserve"> Or do you mean the preceeding voyage ?</w:t>
      </w:r>
    </w:p>
  </w:comment>
  <w:comment w:id="99" w:author="Guillaume DAUDIN" w:date="2022-11-18T11:49:00Z" w:initials="GD">
    <w:p w14:paraId="2216DB71" w14:textId="3C14F367" w:rsidR="00E770AD" w:rsidRPr="00F76802" w:rsidRDefault="00E770AD">
      <w:pPr>
        <w:pStyle w:val="Commentaire"/>
        <w:rPr>
          <w:lang w:val="en-US"/>
        </w:rPr>
      </w:pPr>
      <w:r>
        <w:rPr>
          <w:rStyle w:val="Marquedecommentaire"/>
        </w:rPr>
        <w:annotationRef/>
      </w:r>
      <w:r w:rsidRPr="00F76802">
        <w:rPr>
          <w:lang w:val="en-US"/>
        </w:rPr>
        <w:t>See my remarks on baseline</w:t>
      </w:r>
    </w:p>
  </w:comment>
  <w:comment w:id="154" w:author="Guillaume DAUDIN" w:date="2022-11-18T11:50:00Z" w:initials="GD">
    <w:p w14:paraId="60D66267" w14:textId="3D77DE64" w:rsidR="00E770AD" w:rsidRPr="00F76802" w:rsidRDefault="00E770AD">
      <w:pPr>
        <w:pStyle w:val="Commentaire"/>
        <w:rPr>
          <w:lang w:val="en-US"/>
        </w:rPr>
      </w:pPr>
      <w:r>
        <w:rPr>
          <w:rStyle w:val="Marquedecommentaire"/>
        </w:rPr>
        <w:annotationRef/>
      </w:r>
      <w:r w:rsidRPr="00F76802">
        <w:rPr>
          <w:lang w:val="en-US"/>
        </w:rPr>
        <w:t>I do not get that. Again, I thought VSD was based on a known value at return. How can it be an hypothesis ?</w:t>
      </w:r>
      <w:r w:rsidR="007A7D23" w:rsidRPr="00F76802">
        <w:rPr>
          <w:lang w:val="en-US"/>
        </w:rPr>
        <w:t xml:space="preserve"> Or do you mean for a preceeding voyage ?</w:t>
      </w:r>
    </w:p>
  </w:comment>
  <w:comment w:id="172" w:author="Guillaume DAUDIN" w:date="2022-11-18T11:51:00Z" w:initials="GD">
    <w:p w14:paraId="04DF1981" w14:textId="2F6442CF" w:rsidR="00E770AD" w:rsidRDefault="00E770AD">
      <w:pPr>
        <w:pStyle w:val="Commentaire"/>
      </w:pPr>
      <w:r>
        <w:rPr>
          <w:rStyle w:val="Marquedecommentaire"/>
        </w:rPr>
        <w:annotationRef/>
      </w:r>
      <w:r>
        <w:t>See my remark on baseline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65E6CBF" w15:done="0"/>
  <w15:commentEx w15:paraId="2216DB71" w15:done="0"/>
  <w15:commentEx w15:paraId="60D66267" w15:done="0"/>
  <w15:commentEx w15:paraId="04DF19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721EF5B" w16cex:dateUtc="2022-11-18T10:47:00Z"/>
  <w16cex:commentExtensible w16cex:durableId="2721EFB0" w16cex:dateUtc="2022-11-18T10:49:00Z"/>
  <w16cex:commentExtensible w16cex:durableId="2721F002" w16cex:dateUtc="2022-11-18T10:50:00Z"/>
  <w16cex:commentExtensible w16cex:durableId="2721F039" w16cex:dateUtc="2022-11-18T10: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65E6CBF" w16cid:durableId="2721EF5B"/>
  <w16cid:commentId w16cid:paraId="2216DB71" w16cid:durableId="2721EFB0"/>
  <w16cid:commentId w16cid:paraId="60D66267" w16cid:durableId="2721F002"/>
  <w16cid:commentId w16cid:paraId="04DF1981" w16cid:durableId="2721F0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727305" w14:textId="77777777" w:rsidR="00641494" w:rsidRDefault="00641494" w:rsidP="00720261">
      <w:pPr>
        <w:spacing w:after="0" w:line="240" w:lineRule="auto"/>
      </w:pPr>
      <w:r>
        <w:separator/>
      </w:r>
    </w:p>
  </w:endnote>
  <w:endnote w:type="continuationSeparator" w:id="0">
    <w:p w14:paraId="23FABC73" w14:textId="77777777" w:rsidR="00641494" w:rsidRDefault="00641494" w:rsidP="007202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16B29A" w14:textId="77777777" w:rsidR="00720261" w:rsidRDefault="0072026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9340D5" w14:textId="77777777" w:rsidR="00720261" w:rsidRDefault="0072026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DAAAA1" w14:textId="77777777" w:rsidR="00720261" w:rsidRDefault="0072026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A21B0F" w14:textId="77777777" w:rsidR="00641494" w:rsidRDefault="00641494" w:rsidP="00720261">
      <w:pPr>
        <w:spacing w:after="0" w:line="240" w:lineRule="auto"/>
      </w:pPr>
      <w:r>
        <w:separator/>
      </w:r>
    </w:p>
  </w:footnote>
  <w:footnote w:type="continuationSeparator" w:id="0">
    <w:p w14:paraId="2F6371D9" w14:textId="77777777" w:rsidR="00641494" w:rsidRDefault="00641494" w:rsidP="007202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8E7460" w14:textId="77777777" w:rsidR="00720261" w:rsidRDefault="0072026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E05E4C" w14:textId="77777777" w:rsidR="00720261" w:rsidRDefault="0072026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864B4E" w14:textId="77777777" w:rsidR="00720261" w:rsidRDefault="0072026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C46170"/>
    <w:multiLevelType w:val="hybridMultilevel"/>
    <w:tmpl w:val="90D01D1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B130E59"/>
    <w:multiLevelType w:val="hybridMultilevel"/>
    <w:tmpl w:val="3662C256"/>
    <w:lvl w:ilvl="0" w:tplc="041D0001">
      <w:start w:val="1"/>
      <w:numFmt w:val="bullet"/>
      <w:lvlText w:val=""/>
      <w:lvlJc w:val="left"/>
      <w:pPr>
        <w:ind w:left="720" w:hanging="360"/>
      </w:pPr>
      <w:rPr>
        <w:rFonts w:ascii="Symbol" w:hAnsi="Symbo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0B213089"/>
    <w:multiLevelType w:val="hybridMultilevel"/>
    <w:tmpl w:val="EED62A2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0B753D64"/>
    <w:multiLevelType w:val="hybridMultilevel"/>
    <w:tmpl w:val="E97CD5F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104026D3"/>
    <w:multiLevelType w:val="hybridMultilevel"/>
    <w:tmpl w:val="5546CCE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BFD6216"/>
    <w:multiLevelType w:val="hybridMultilevel"/>
    <w:tmpl w:val="F0C8E88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32BC17BA"/>
    <w:multiLevelType w:val="hybridMultilevel"/>
    <w:tmpl w:val="ED98A39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420D2BEC"/>
    <w:multiLevelType w:val="hybridMultilevel"/>
    <w:tmpl w:val="6046DFF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44BD54A7"/>
    <w:multiLevelType w:val="hybridMultilevel"/>
    <w:tmpl w:val="C86A14B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455A5D53"/>
    <w:multiLevelType w:val="hybridMultilevel"/>
    <w:tmpl w:val="E97CD5F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55741A88"/>
    <w:multiLevelType w:val="hybridMultilevel"/>
    <w:tmpl w:val="D138E0EC"/>
    <w:lvl w:ilvl="0" w:tplc="041D0001">
      <w:start w:val="1"/>
      <w:numFmt w:val="bullet"/>
      <w:lvlText w:val=""/>
      <w:lvlJc w:val="left"/>
      <w:pPr>
        <w:ind w:left="720" w:hanging="360"/>
      </w:pPr>
      <w:rPr>
        <w:rFonts w:ascii="Symbol" w:hAnsi="Symbo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58602A56"/>
    <w:multiLevelType w:val="hybridMultilevel"/>
    <w:tmpl w:val="A372F776"/>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6502445C"/>
    <w:multiLevelType w:val="hybridMultilevel"/>
    <w:tmpl w:val="72E8C970"/>
    <w:lvl w:ilvl="0" w:tplc="72C66F54">
      <w:start w:val="3"/>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726020A9"/>
    <w:multiLevelType w:val="hybridMultilevel"/>
    <w:tmpl w:val="439A01C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739E3924"/>
    <w:multiLevelType w:val="hybridMultilevel"/>
    <w:tmpl w:val="18722608"/>
    <w:lvl w:ilvl="0" w:tplc="BF302B78">
      <w:start w:val="3"/>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7CE76C39"/>
    <w:multiLevelType w:val="hybridMultilevel"/>
    <w:tmpl w:val="214E37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7E962761"/>
    <w:multiLevelType w:val="hybridMultilevel"/>
    <w:tmpl w:val="C3866628"/>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abstractNumId w:val="5"/>
  </w:num>
  <w:num w:numId="2">
    <w:abstractNumId w:val="10"/>
  </w:num>
  <w:num w:numId="3">
    <w:abstractNumId w:val="13"/>
  </w:num>
  <w:num w:numId="4">
    <w:abstractNumId w:val="0"/>
  </w:num>
  <w:num w:numId="5">
    <w:abstractNumId w:val="4"/>
  </w:num>
  <w:num w:numId="6">
    <w:abstractNumId w:val="15"/>
  </w:num>
  <w:num w:numId="7">
    <w:abstractNumId w:val="1"/>
  </w:num>
  <w:num w:numId="8">
    <w:abstractNumId w:val="16"/>
  </w:num>
  <w:num w:numId="9">
    <w:abstractNumId w:val="2"/>
  </w:num>
  <w:num w:numId="10">
    <w:abstractNumId w:val="8"/>
  </w:num>
  <w:num w:numId="11">
    <w:abstractNumId w:val="9"/>
  </w:num>
  <w:num w:numId="12">
    <w:abstractNumId w:val="3"/>
  </w:num>
  <w:num w:numId="13">
    <w:abstractNumId w:val="6"/>
  </w:num>
  <w:num w:numId="14">
    <w:abstractNumId w:val="11"/>
  </w:num>
  <w:num w:numId="15">
    <w:abstractNumId w:val="14"/>
  </w:num>
  <w:num w:numId="16">
    <w:abstractNumId w:val="12"/>
  </w:num>
  <w:num w:numId="1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Guillaume DAUDIN">
    <w15:presenceInfo w15:providerId="AD" w15:userId="S::guillaume.daudin@dauphine.psl.eu::15dcbe30-cd68-45c5-94ba-64069fedf1cb"/>
  </w15:person>
  <w15:person w15:author="GUILLAUME DAUDIN">
    <w15:presenceInfo w15:providerId="AD" w15:userId="S::guillaume.daudin@dauphine.psl.eu::15dcbe30-cd68-45c5-94ba-64069fedf1cb"/>
  </w15:person>
  <w15:person w15:author="Klas Rönnbäck">
    <w15:presenceInfo w15:providerId="AD" w15:userId="S::klas.ronnback@econhist.gu.se::775c17c8-a0d9-4c6d-908c-08a5f550d1a6"/>
  </w15:person>
  <w15:person w15:author="Klas">
    <w15:presenceInfo w15:providerId="None" w15:userId="Kla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proofState w:spelling="clean" w:grammar="clean"/>
  <w:trackRevisions/>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EFE"/>
    <w:rsid w:val="000104FE"/>
    <w:rsid w:val="000139F3"/>
    <w:rsid w:val="000150F7"/>
    <w:rsid w:val="000206E0"/>
    <w:rsid w:val="000225F6"/>
    <w:rsid w:val="0003194F"/>
    <w:rsid w:val="000379ED"/>
    <w:rsid w:val="000534C7"/>
    <w:rsid w:val="0006292F"/>
    <w:rsid w:val="0006469B"/>
    <w:rsid w:val="00082AC9"/>
    <w:rsid w:val="00091320"/>
    <w:rsid w:val="00096149"/>
    <w:rsid w:val="000E1998"/>
    <w:rsid w:val="001156F8"/>
    <w:rsid w:val="001350C8"/>
    <w:rsid w:val="001678CF"/>
    <w:rsid w:val="001708D7"/>
    <w:rsid w:val="001A2708"/>
    <w:rsid w:val="001C043C"/>
    <w:rsid w:val="001D7540"/>
    <w:rsid w:val="001F52C4"/>
    <w:rsid w:val="001F5665"/>
    <w:rsid w:val="00206316"/>
    <w:rsid w:val="00210703"/>
    <w:rsid w:val="00214137"/>
    <w:rsid w:val="00217A1C"/>
    <w:rsid w:val="00230732"/>
    <w:rsid w:val="0028242F"/>
    <w:rsid w:val="00292039"/>
    <w:rsid w:val="002C0322"/>
    <w:rsid w:val="002D727F"/>
    <w:rsid w:val="003055A3"/>
    <w:rsid w:val="00306DD7"/>
    <w:rsid w:val="00312CD5"/>
    <w:rsid w:val="00324457"/>
    <w:rsid w:val="003415AD"/>
    <w:rsid w:val="00351EBF"/>
    <w:rsid w:val="003658E8"/>
    <w:rsid w:val="00393521"/>
    <w:rsid w:val="003B4683"/>
    <w:rsid w:val="003B5B1B"/>
    <w:rsid w:val="003B665B"/>
    <w:rsid w:val="003D6FD4"/>
    <w:rsid w:val="003D75C7"/>
    <w:rsid w:val="003E7AA1"/>
    <w:rsid w:val="0040143D"/>
    <w:rsid w:val="00410A0B"/>
    <w:rsid w:val="00413BC6"/>
    <w:rsid w:val="00415CE0"/>
    <w:rsid w:val="00457934"/>
    <w:rsid w:val="004759F9"/>
    <w:rsid w:val="00476273"/>
    <w:rsid w:val="0047689C"/>
    <w:rsid w:val="004849C4"/>
    <w:rsid w:val="0049581F"/>
    <w:rsid w:val="00497CBB"/>
    <w:rsid w:val="004A5110"/>
    <w:rsid w:val="004B7CB4"/>
    <w:rsid w:val="004C24F2"/>
    <w:rsid w:val="004C2EA9"/>
    <w:rsid w:val="004D26B1"/>
    <w:rsid w:val="004D3D0A"/>
    <w:rsid w:val="00502A11"/>
    <w:rsid w:val="0052396E"/>
    <w:rsid w:val="00526EBA"/>
    <w:rsid w:val="00560289"/>
    <w:rsid w:val="00560E97"/>
    <w:rsid w:val="005846EF"/>
    <w:rsid w:val="00591F4E"/>
    <w:rsid w:val="005B477D"/>
    <w:rsid w:val="005C6AD1"/>
    <w:rsid w:val="005E365C"/>
    <w:rsid w:val="00601DD5"/>
    <w:rsid w:val="00601FD7"/>
    <w:rsid w:val="006279DA"/>
    <w:rsid w:val="00641494"/>
    <w:rsid w:val="00651209"/>
    <w:rsid w:val="00676C68"/>
    <w:rsid w:val="006A35BF"/>
    <w:rsid w:val="006B1A9C"/>
    <w:rsid w:val="006C5F30"/>
    <w:rsid w:val="006C7F0C"/>
    <w:rsid w:val="006D4D6B"/>
    <w:rsid w:val="006D5ABB"/>
    <w:rsid w:val="006E04DA"/>
    <w:rsid w:val="006E36C4"/>
    <w:rsid w:val="00713FF5"/>
    <w:rsid w:val="00720261"/>
    <w:rsid w:val="00735BF7"/>
    <w:rsid w:val="00766C8A"/>
    <w:rsid w:val="00770CB3"/>
    <w:rsid w:val="00776300"/>
    <w:rsid w:val="00781551"/>
    <w:rsid w:val="00790231"/>
    <w:rsid w:val="007A0DEA"/>
    <w:rsid w:val="007A7CF7"/>
    <w:rsid w:val="007A7D23"/>
    <w:rsid w:val="007B0792"/>
    <w:rsid w:val="007C550B"/>
    <w:rsid w:val="007C6B9C"/>
    <w:rsid w:val="007D49FC"/>
    <w:rsid w:val="008067C1"/>
    <w:rsid w:val="0081491A"/>
    <w:rsid w:val="00897115"/>
    <w:rsid w:val="008A0DC2"/>
    <w:rsid w:val="008D4F3C"/>
    <w:rsid w:val="008D6C66"/>
    <w:rsid w:val="0092202F"/>
    <w:rsid w:val="00930840"/>
    <w:rsid w:val="00940E4E"/>
    <w:rsid w:val="00946EFE"/>
    <w:rsid w:val="00963A98"/>
    <w:rsid w:val="0096792B"/>
    <w:rsid w:val="009A6EEC"/>
    <w:rsid w:val="009B2517"/>
    <w:rsid w:val="009D71ED"/>
    <w:rsid w:val="009F33E3"/>
    <w:rsid w:val="009F67FD"/>
    <w:rsid w:val="009F7E60"/>
    <w:rsid w:val="00A52179"/>
    <w:rsid w:val="00A52E73"/>
    <w:rsid w:val="00A6662D"/>
    <w:rsid w:val="00A7454B"/>
    <w:rsid w:val="00A81001"/>
    <w:rsid w:val="00A81EBF"/>
    <w:rsid w:val="00A90811"/>
    <w:rsid w:val="00A93581"/>
    <w:rsid w:val="00A97377"/>
    <w:rsid w:val="00AB29E8"/>
    <w:rsid w:val="00B02227"/>
    <w:rsid w:val="00B5609D"/>
    <w:rsid w:val="00B5775A"/>
    <w:rsid w:val="00B9475C"/>
    <w:rsid w:val="00BE32E7"/>
    <w:rsid w:val="00C07DF3"/>
    <w:rsid w:val="00C42866"/>
    <w:rsid w:val="00C47D90"/>
    <w:rsid w:val="00C60997"/>
    <w:rsid w:val="00C66639"/>
    <w:rsid w:val="00C745A7"/>
    <w:rsid w:val="00C7522F"/>
    <w:rsid w:val="00C76A18"/>
    <w:rsid w:val="00C84106"/>
    <w:rsid w:val="00C926B2"/>
    <w:rsid w:val="00C93ED8"/>
    <w:rsid w:val="00CB556D"/>
    <w:rsid w:val="00CB5F9F"/>
    <w:rsid w:val="00CC7155"/>
    <w:rsid w:val="00CE4DED"/>
    <w:rsid w:val="00CE7AFE"/>
    <w:rsid w:val="00CF432C"/>
    <w:rsid w:val="00D01B16"/>
    <w:rsid w:val="00D27E5F"/>
    <w:rsid w:val="00D52247"/>
    <w:rsid w:val="00D76638"/>
    <w:rsid w:val="00D930FC"/>
    <w:rsid w:val="00D96485"/>
    <w:rsid w:val="00DA0E78"/>
    <w:rsid w:val="00DA208C"/>
    <w:rsid w:val="00DC6320"/>
    <w:rsid w:val="00DF569D"/>
    <w:rsid w:val="00DF6F06"/>
    <w:rsid w:val="00E006C7"/>
    <w:rsid w:val="00E6026F"/>
    <w:rsid w:val="00E770AD"/>
    <w:rsid w:val="00E90285"/>
    <w:rsid w:val="00EA5B65"/>
    <w:rsid w:val="00EB35FA"/>
    <w:rsid w:val="00EC08CD"/>
    <w:rsid w:val="00EC5DBC"/>
    <w:rsid w:val="00ED2F2C"/>
    <w:rsid w:val="00EE023C"/>
    <w:rsid w:val="00EE7746"/>
    <w:rsid w:val="00EF31A7"/>
    <w:rsid w:val="00F01E0F"/>
    <w:rsid w:val="00F1075E"/>
    <w:rsid w:val="00F40A82"/>
    <w:rsid w:val="00F76802"/>
    <w:rsid w:val="00FC08F0"/>
    <w:rsid w:val="00FC2487"/>
    <w:rsid w:val="00FD0ED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BFAA3"/>
  <w15:chartTrackingRefBased/>
  <w15:docId w15:val="{13569961-CAEC-4D5C-AB53-90F76926E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15CE0"/>
    <w:pPr>
      <w:ind w:left="720"/>
      <w:contextualSpacing/>
    </w:pPr>
  </w:style>
  <w:style w:type="character" w:styleId="Marquedecommentaire">
    <w:name w:val="annotation reference"/>
    <w:basedOn w:val="Policepardfaut"/>
    <w:uiPriority w:val="99"/>
    <w:semiHidden/>
    <w:unhideWhenUsed/>
    <w:rsid w:val="00EE023C"/>
    <w:rPr>
      <w:sz w:val="16"/>
      <w:szCs w:val="16"/>
    </w:rPr>
  </w:style>
  <w:style w:type="paragraph" w:styleId="Commentaire">
    <w:name w:val="annotation text"/>
    <w:basedOn w:val="Normal"/>
    <w:link w:val="CommentaireCar"/>
    <w:uiPriority w:val="99"/>
    <w:semiHidden/>
    <w:unhideWhenUsed/>
    <w:rsid w:val="00EE023C"/>
    <w:pPr>
      <w:spacing w:line="240" w:lineRule="auto"/>
    </w:pPr>
    <w:rPr>
      <w:sz w:val="20"/>
      <w:szCs w:val="20"/>
    </w:rPr>
  </w:style>
  <w:style w:type="character" w:customStyle="1" w:styleId="CommentaireCar">
    <w:name w:val="Commentaire Car"/>
    <w:basedOn w:val="Policepardfaut"/>
    <w:link w:val="Commentaire"/>
    <w:uiPriority w:val="99"/>
    <w:semiHidden/>
    <w:rsid w:val="00EE023C"/>
    <w:rPr>
      <w:sz w:val="20"/>
      <w:szCs w:val="20"/>
    </w:rPr>
  </w:style>
  <w:style w:type="paragraph" w:styleId="Objetducommentaire">
    <w:name w:val="annotation subject"/>
    <w:basedOn w:val="Commentaire"/>
    <w:next w:val="Commentaire"/>
    <w:link w:val="ObjetducommentaireCar"/>
    <w:uiPriority w:val="99"/>
    <w:semiHidden/>
    <w:unhideWhenUsed/>
    <w:rsid w:val="00EE023C"/>
    <w:rPr>
      <w:b/>
      <w:bCs/>
    </w:rPr>
  </w:style>
  <w:style w:type="character" w:customStyle="1" w:styleId="ObjetducommentaireCar">
    <w:name w:val="Objet du commentaire Car"/>
    <w:basedOn w:val="CommentaireCar"/>
    <w:link w:val="Objetducommentaire"/>
    <w:uiPriority w:val="99"/>
    <w:semiHidden/>
    <w:rsid w:val="00EE023C"/>
    <w:rPr>
      <w:b/>
      <w:bCs/>
      <w:sz w:val="20"/>
      <w:szCs w:val="20"/>
    </w:rPr>
  </w:style>
  <w:style w:type="paragraph" w:styleId="Textedebulles">
    <w:name w:val="Balloon Text"/>
    <w:basedOn w:val="Normal"/>
    <w:link w:val="TextedebullesCar"/>
    <w:uiPriority w:val="99"/>
    <w:semiHidden/>
    <w:unhideWhenUsed/>
    <w:rsid w:val="00EE023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E023C"/>
    <w:rPr>
      <w:rFonts w:ascii="Segoe UI" w:hAnsi="Segoe UI" w:cs="Segoe UI"/>
      <w:sz w:val="18"/>
      <w:szCs w:val="18"/>
    </w:rPr>
  </w:style>
  <w:style w:type="paragraph" w:styleId="Rvision">
    <w:name w:val="Revision"/>
    <w:hidden/>
    <w:uiPriority w:val="99"/>
    <w:semiHidden/>
    <w:rsid w:val="00FC08F0"/>
    <w:pPr>
      <w:spacing w:after="0" w:line="240" w:lineRule="auto"/>
    </w:pPr>
  </w:style>
  <w:style w:type="paragraph" w:styleId="En-tte">
    <w:name w:val="header"/>
    <w:basedOn w:val="Normal"/>
    <w:link w:val="En-tteCar"/>
    <w:uiPriority w:val="99"/>
    <w:unhideWhenUsed/>
    <w:rsid w:val="00720261"/>
    <w:pPr>
      <w:tabs>
        <w:tab w:val="center" w:pos="4536"/>
        <w:tab w:val="right" w:pos="9072"/>
      </w:tabs>
      <w:spacing w:after="0" w:line="240" w:lineRule="auto"/>
    </w:pPr>
  </w:style>
  <w:style w:type="character" w:customStyle="1" w:styleId="En-tteCar">
    <w:name w:val="En-tête Car"/>
    <w:basedOn w:val="Policepardfaut"/>
    <w:link w:val="En-tte"/>
    <w:uiPriority w:val="99"/>
    <w:rsid w:val="00720261"/>
  </w:style>
  <w:style w:type="paragraph" w:styleId="Pieddepage">
    <w:name w:val="footer"/>
    <w:basedOn w:val="Normal"/>
    <w:link w:val="PieddepageCar"/>
    <w:uiPriority w:val="99"/>
    <w:unhideWhenUsed/>
    <w:rsid w:val="0072026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20261"/>
  </w:style>
  <w:style w:type="character" w:customStyle="1" w:styleId="contentpasted0">
    <w:name w:val="contentpasted0"/>
    <w:basedOn w:val="Policepardfaut"/>
    <w:rsid w:val="00C841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1537449">
      <w:bodyDiv w:val="1"/>
      <w:marLeft w:val="0"/>
      <w:marRight w:val="0"/>
      <w:marTop w:val="0"/>
      <w:marBottom w:val="0"/>
      <w:divBdr>
        <w:top w:val="none" w:sz="0" w:space="0" w:color="auto"/>
        <w:left w:val="none" w:sz="0" w:space="0" w:color="auto"/>
        <w:bottom w:val="none" w:sz="0" w:space="0" w:color="auto"/>
        <w:right w:val="none" w:sz="0" w:space="0" w:color="auto"/>
      </w:divBdr>
      <w:divsChild>
        <w:div w:id="1650942847">
          <w:marLeft w:val="0"/>
          <w:marRight w:val="0"/>
          <w:marTop w:val="0"/>
          <w:marBottom w:val="0"/>
          <w:divBdr>
            <w:top w:val="none" w:sz="0" w:space="0" w:color="auto"/>
            <w:left w:val="none" w:sz="0" w:space="0" w:color="auto"/>
            <w:bottom w:val="none" w:sz="0" w:space="0" w:color="auto"/>
            <w:right w:val="none" w:sz="0" w:space="0" w:color="auto"/>
          </w:divBdr>
          <w:divsChild>
            <w:div w:id="141400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9CD4C2-79F3-3241-8B76-D2D6248322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5</Pages>
  <Words>1450</Words>
  <Characters>7978</Characters>
  <Application>Microsoft Office Word</Application>
  <DocSecurity>0</DocSecurity>
  <Lines>66</Lines>
  <Paragraphs>18</Paragraphs>
  <ScaleCrop>false</ScaleCrop>
  <HeadingPairs>
    <vt:vector size="8" baseType="variant">
      <vt:variant>
        <vt:lpstr>Titre</vt:lpstr>
      </vt:variant>
      <vt:variant>
        <vt:i4>1</vt:i4>
      </vt:variant>
      <vt:variant>
        <vt:lpstr>Rubrik</vt:lpstr>
      </vt:variant>
      <vt:variant>
        <vt:i4>1</vt:i4>
      </vt:variant>
      <vt:variant>
        <vt:lpstr>Title</vt:lpstr>
      </vt:variant>
      <vt:variant>
        <vt:i4>1</vt:i4>
      </vt:variant>
      <vt:variant>
        <vt:lpstr>Titel</vt:lpstr>
      </vt:variant>
      <vt:variant>
        <vt:i4>1</vt:i4>
      </vt:variant>
    </vt:vector>
  </HeadingPairs>
  <TitlesOfParts>
    <vt:vector size="4" baseType="lpstr">
      <vt:lpstr/>
      <vt:lpstr/>
      <vt:lpstr/>
      <vt:lpstr/>
    </vt:vector>
  </TitlesOfParts>
  <Company/>
  <LinksUpToDate>false</LinksUpToDate>
  <CharactersWithSpaces>9410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Klas</dc:creator>
  <cp:keywords/>
  <dc:description/>
  <cp:lastModifiedBy>GUILLAUME DAUDIN</cp:lastModifiedBy>
  <cp:revision>43</cp:revision>
  <cp:lastPrinted>2020-05-07T07:12:00Z</cp:lastPrinted>
  <dcterms:created xsi:type="dcterms:W3CDTF">2020-05-07T09:21:00Z</dcterms:created>
  <dcterms:modified xsi:type="dcterms:W3CDTF">2025-02-13T16:50:00Z</dcterms:modified>
</cp:coreProperties>
</file>